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208" w:type="dxa"/>
        <w:tblInd w:w="0" w:type="dxa"/>
        <w:tblLook w:val="04A0" w:firstRow="1" w:lastRow="0" w:firstColumn="1" w:lastColumn="0" w:noHBand="0" w:noVBand="1"/>
      </w:tblPr>
      <w:tblGrid>
        <w:gridCol w:w="5760"/>
        <w:gridCol w:w="2448"/>
      </w:tblGrid>
      <w:tr w:rsidR="00D92B39" w14:paraId="5F642CF7" w14:textId="77777777">
        <w:trPr>
          <w:trHeight w:val="1297"/>
        </w:trPr>
        <w:tc>
          <w:tcPr>
            <w:tcW w:w="5760" w:type="dxa"/>
            <w:tcBorders>
              <w:top w:val="nil"/>
              <w:left w:val="nil"/>
              <w:bottom w:val="nil"/>
              <w:right w:val="nil"/>
            </w:tcBorders>
            <w:vAlign w:val="bottom"/>
          </w:tcPr>
          <w:p w14:paraId="0818E821" w14:textId="77777777" w:rsidR="00D92B39" w:rsidRDefault="00000000">
            <w:pPr>
              <w:spacing w:after="0" w:line="259" w:lineRule="auto"/>
              <w:ind w:firstLine="0"/>
              <w:jc w:val="left"/>
            </w:pPr>
            <w:r>
              <w:rPr>
                <w:b/>
                <w:sz w:val="34"/>
              </w:rPr>
              <w:t>Shape-Restricted Detection of</w:t>
            </w:r>
          </w:p>
          <w:p w14:paraId="3E8DF209" w14:textId="77777777" w:rsidR="00D92B39" w:rsidRDefault="00000000">
            <w:pPr>
              <w:spacing w:after="0" w:line="259" w:lineRule="auto"/>
              <w:ind w:firstLine="0"/>
              <w:jc w:val="left"/>
            </w:pPr>
            <w:r>
              <w:rPr>
                <w:b/>
                <w:sz w:val="34"/>
              </w:rPr>
              <w:t>Natural Product Hormesis: A</w:t>
            </w:r>
          </w:p>
          <w:p w14:paraId="668B1803" w14:textId="77777777" w:rsidR="00D92B39" w:rsidRDefault="00000000">
            <w:pPr>
              <w:spacing w:after="0" w:line="259" w:lineRule="auto"/>
              <w:ind w:firstLine="0"/>
              <w:jc w:val="left"/>
            </w:pPr>
            <w:r>
              <w:rPr>
                <w:b/>
                <w:sz w:val="34"/>
              </w:rPr>
              <w:t>Re-analysis of Complex</w:t>
            </w:r>
          </w:p>
        </w:tc>
        <w:tc>
          <w:tcPr>
            <w:tcW w:w="2448" w:type="dxa"/>
            <w:tcBorders>
              <w:top w:val="nil"/>
              <w:left w:val="nil"/>
              <w:bottom w:val="nil"/>
              <w:right w:val="nil"/>
            </w:tcBorders>
          </w:tcPr>
          <w:p w14:paraId="012515A4" w14:textId="77777777" w:rsidR="00D92B39" w:rsidRDefault="00000000">
            <w:pPr>
              <w:spacing w:after="0" w:line="259" w:lineRule="auto"/>
              <w:ind w:left="129" w:firstLine="0"/>
              <w:jc w:val="left"/>
            </w:pPr>
            <w:r>
              <w:rPr>
                <w:sz w:val="13"/>
              </w:rPr>
              <w:t>Journal Title</w:t>
            </w:r>
          </w:p>
          <w:p w14:paraId="06BBF34C" w14:textId="77777777" w:rsidR="00D92B39" w:rsidRDefault="00000000">
            <w:pPr>
              <w:spacing w:after="0" w:line="259" w:lineRule="auto"/>
              <w:ind w:left="129" w:firstLine="0"/>
              <w:jc w:val="left"/>
            </w:pPr>
            <w:r>
              <w:rPr>
                <w:sz w:val="13"/>
              </w:rPr>
              <w:t>XX(X):</w:t>
            </w:r>
            <w:r>
              <w:rPr>
                <w:color w:val="FF0000"/>
                <w:sz w:val="13"/>
              </w:rPr>
              <w:t>2</w:t>
            </w:r>
            <w:r>
              <w:rPr>
                <w:sz w:val="13"/>
              </w:rPr>
              <w:t>–</w:t>
            </w:r>
            <w:r>
              <w:rPr>
                <w:color w:val="FF0000"/>
                <w:sz w:val="13"/>
              </w:rPr>
              <w:t>16</w:t>
            </w:r>
          </w:p>
          <w:p w14:paraId="73715F5B" w14:textId="77777777" w:rsidR="00D92B39" w:rsidRDefault="00000000">
            <w:pPr>
              <w:spacing w:after="0" w:line="259" w:lineRule="auto"/>
              <w:ind w:left="129" w:firstLine="0"/>
              <w:jc w:val="left"/>
            </w:pPr>
            <w:r>
              <w:rPr>
                <w:sz w:val="13"/>
              </w:rPr>
              <w:t>©The Author(s) 2026 Reprints and permission: sagepub.co.uk/journalsPermissions.nav DOI: 10.1177/ToBeAssigned www.sagepub.com/</w:t>
            </w:r>
          </w:p>
        </w:tc>
      </w:tr>
    </w:tbl>
    <w:p w14:paraId="211DEE67" w14:textId="77777777" w:rsidR="00D92B39" w:rsidRDefault="00000000">
      <w:pPr>
        <w:pBdr>
          <w:top w:val="single" w:sz="3" w:space="0" w:color="000000"/>
          <w:left w:val="single" w:sz="3" w:space="0" w:color="000000"/>
          <w:bottom w:val="single" w:sz="3" w:space="0" w:color="000000"/>
          <w:right w:val="single" w:sz="3" w:space="0" w:color="000000"/>
        </w:pBdr>
        <w:spacing w:after="0" w:line="259" w:lineRule="auto"/>
        <w:ind w:left="4266" w:firstLine="0"/>
        <w:jc w:val="center"/>
      </w:pPr>
      <w:r>
        <w:rPr>
          <w:sz w:val="19"/>
        </w:rPr>
        <w:t>SAGE</w:t>
      </w:r>
    </w:p>
    <w:p w14:paraId="144FA3C3" w14:textId="77777777" w:rsidR="00D92B39" w:rsidRDefault="00000000">
      <w:pPr>
        <w:pStyle w:val="Heading1"/>
      </w:pPr>
      <w:r>
        <w:t>Botanical Mixtures</w:t>
      </w:r>
    </w:p>
    <w:p w14:paraId="4E4A281C" w14:textId="77777777" w:rsidR="00D92B39" w:rsidRDefault="00000000">
      <w:pPr>
        <w:pStyle w:val="Heading2"/>
        <w:spacing w:after="990"/>
        <w:ind w:left="-5"/>
      </w:pPr>
      <w:r>
        <w:t>Ying Jin</w:t>
      </w:r>
      <w:r>
        <w:rPr>
          <w:vertAlign w:val="superscript"/>
        </w:rPr>
        <w:t>1</w:t>
      </w:r>
      <w:r>
        <w:t>,Cynthia Rider</w:t>
      </w:r>
      <w:r>
        <w:rPr>
          <w:vertAlign w:val="superscript"/>
        </w:rPr>
        <w:t>2</w:t>
      </w:r>
      <w:r>
        <w:t>, Ruili Huang</w:t>
      </w:r>
      <w:r>
        <w:rPr>
          <w:vertAlign w:val="superscript"/>
        </w:rPr>
        <w:t>3</w:t>
      </w:r>
      <w:r>
        <w:t>, Menghang Xia</w:t>
      </w:r>
      <w:r>
        <w:rPr>
          <w:vertAlign w:val="superscript"/>
        </w:rPr>
        <w:t>3</w:t>
      </w:r>
      <w:r>
        <w:t>, Helene Langevin</w:t>
      </w:r>
      <w:r>
        <w:rPr>
          <w:vertAlign w:val="superscript"/>
        </w:rPr>
        <w:t>4</w:t>
      </w:r>
      <w:r>
        <w:t>, Shanshan Zhao</w:t>
      </w:r>
      <w:r>
        <w:rPr>
          <w:vertAlign w:val="superscript"/>
        </w:rPr>
        <w:t>1</w:t>
      </w:r>
      <w:r>
        <w:t>, and Daniel Zilber</w:t>
      </w:r>
      <w:r>
        <w:rPr>
          <w:vertAlign w:val="superscript"/>
        </w:rPr>
        <w:t>1</w:t>
      </w:r>
    </w:p>
    <w:p w14:paraId="0DF1A3D3" w14:textId="77777777" w:rsidR="00D92B39" w:rsidRDefault="00000000">
      <w:pPr>
        <w:pStyle w:val="Heading3"/>
        <w:ind w:left="-5"/>
      </w:pPr>
      <w:r>
        <w:t>Abstract</w:t>
      </w:r>
    </w:p>
    <w:p w14:paraId="0A268D7A" w14:textId="460ABA35" w:rsidR="00D92B39" w:rsidRDefault="00000000">
      <w:pPr>
        <w:spacing w:after="609" w:line="261" w:lineRule="auto"/>
        <w:ind w:left="-5" w:hanging="10"/>
      </w:pPr>
      <w:r>
        <w:rPr>
          <w:sz w:val="19"/>
        </w:rPr>
        <w:t>Botanical supplements are consumed to improve health despite the mystery of their mechanisms. These products are often minimally processed, complex mixtures of the whole plant rather than isolated active ingredients. One possible effect is hormesis, defined as a beneficial and stimulatory health effect at a low dose and inhibitory effect at a high dose, or vice versa. Hormesis is usually discovered by manually examining the shape of dose-response curves, which is not scalable to the large number of chemical-assay combinations found in high-throughput screening (HTS) results. We proposed a semi-automatic statistical testing procedure to quickly evaluate large-scale dose</w:t>
      </w:r>
      <w:r w:rsidR="00421026">
        <w:rPr>
          <w:sz w:val="19"/>
        </w:rPr>
        <w:t xml:space="preserve"> </w:t>
      </w:r>
      <w:r>
        <w:rPr>
          <w:sz w:val="19"/>
        </w:rPr>
        <w:t xml:space="preserve">response data, accompanied by an R package </w:t>
      </w:r>
      <w:r>
        <w:t xml:space="preserve">shorm </w:t>
      </w:r>
      <w:r>
        <w:rPr>
          <w:sz w:val="19"/>
        </w:rPr>
        <w:t>for easy implementation. The nonparametric shape tests we utilized are more flexible than parametric models, with few assumptions on the data. We also developed a new visualization method to represent both the test conclusions and their uncertainties simultaneously. This scalable and interpretable representation highlights both significant and ambiguous findings for efficient examination. We applied this method to a data set of over 5000 dose-response pairs and identified 562 (12%) dose-response curves showing statistically significant hormesis. Turmeric most frequently tested positive for hormesis (58.5%) among botanical groups, and the antioxidant response element (ARE-BLA-P1) showed hormesis most frequently (43.33%) among assays.</w:t>
      </w:r>
    </w:p>
    <w:p w14:paraId="040E412A" w14:textId="77777777" w:rsidR="00D92B39" w:rsidRDefault="00000000">
      <w:pPr>
        <w:pStyle w:val="Heading3"/>
        <w:ind w:left="-5"/>
      </w:pPr>
      <w:r>
        <w:t>Keywords</w:t>
      </w:r>
    </w:p>
    <w:p w14:paraId="31E69272" w14:textId="77777777" w:rsidR="00D92B39" w:rsidRDefault="00000000">
      <w:pPr>
        <w:spacing w:after="289" w:line="261" w:lineRule="auto"/>
        <w:ind w:left="-5" w:hanging="10"/>
      </w:pPr>
      <w:r>
        <w:rPr>
          <w:sz w:val="19"/>
        </w:rPr>
        <w:t>hormesis, shape constrained regression, botanical, mixture, statistical testing</w:t>
      </w:r>
    </w:p>
    <w:p w14:paraId="758CDD01" w14:textId="77777777" w:rsidR="00D92B39" w:rsidRDefault="00000000">
      <w:pPr>
        <w:spacing w:after="282" w:line="265" w:lineRule="auto"/>
        <w:ind w:left="1449" w:hanging="10"/>
        <w:jc w:val="left"/>
      </w:pPr>
      <w:r>
        <w:rPr>
          <w:i/>
          <w:sz w:val="14"/>
        </w:rPr>
        <w:t>[Version: 2017/01/17 v1.20]</w:t>
      </w:r>
    </w:p>
    <w:p w14:paraId="3807550B" w14:textId="77777777" w:rsidR="00D92B39" w:rsidRDefault="00000000">
      <w:pPr>
        <w:pStyle w:val="Heading2"/>
        <w:ind w:left="-5"/>
      </w:pPr>
      <w:r>
        <w:lastRenderedPageBreak/>
        <w:t>Introduction</w:t>
      </w:r>
    </w:p>
    <w:p w14:paraId="0C564D35" w14:textId="77777777" w:rsidR="00D92B39" w:rsidRDefault="00000000">
      <w:pPr>
        <w:ind w:left="-15" w:right="-15" w:firstLine="0"/>
      </w:pPr>
      <w:r>
        <w:t>Natural products including botanicals and other dietary supplements are widely consumed by the public for their perceived health effects. Perhaps surprisingly, some of their benefit arises from phytochemicals that induce mild cellular stress, thereby triggering adaptive protective responses (</w:t>
      </w:r>
      <w:r>
        <w:rPr>
          <w:color w:val="FF0000"/>
        </w:rPr>
        <w:t>Son et al. 2008</w:t>
      </w:r>
      <w:r>
        <w:t>). This principle may also explain mechanisms of Traditional Chinese Medicine and Ayurveda (</w:t>
      </w:r>
      <w:r>
        <w:rPr>
          <w:color w:val="FF0000"/>
        </w:rPr>
        <w:t>Yuan et al. 2016</w:t>
      </w:r>
      <w:r>
        <w:t>). In some cases, the efficacy of a natural product has been studied enough to isolate its active ingredients and characterize their mechanisms of action, such as opium from poppy flowers or the precursor to aspirin derived from willow bark. In other cases, pharmacological paradigms centered on single molecules acting in isolated pathways do not reflect the multifactorial complexity that may result from the mixture of chemicals in natural products. Even with an understanding of the mode(s) of action, finding the proper dosage requires experimentation on a granular dose grid, which is not typically carried out for commercial supplements. Hence, botanicals and supplements are practical examples in which non-monotonic responses are biologically plausible but not explored, motivating the re-evaluation of response data conducted here.</w:t>
      </w:r>
    </w:p>
    <w:p w14:paraId="65DCA54C" w14:textId="77777777" w:rsidR="00D92B39" w:rsidRDefault="00000000">
      <w:pPr>
        <w:ind w:left="-15" w:right="-15"/>
      </w:pPr>
      <w:r>
        <w:t>A direct way to measure the effect of natural products is to perform in-vitro cell-based experiments with a range of assays, as illustrated with high-throughput screening (HTS) results from the Toxicology in the 21st Century program (Tox21) (</w:t>
      </w:r>
      <w:r>
        <w:rPr>
          <w:color w:val="FF0000"/>
        </w:rPr>
        <w:t>Thomas et al. 2018</w:t>
      </w:r>
      <w:r>
        <w:t xml:space="preserve">). These data quantify exposure-induced transcriptional change across assays that represent toxicological related pathways. </w:t>
      </w:r>
      <w:r>
        <w:rPr>
          <w:color w:val="FF0000"/>
        </w:rPr>
        <w:t xml:space="preserve">Hubbard et al. </w:t>
      </w:r>
      <w:r>
        <w:t>(</w:t>
      </w:r>
      <w:r>
        <w:rPr>
          <w:color w:val="FF0000"/>
        </w:rPr>
        <w:t>2019</w:t>
      </w:r>
      <w:r>
        <w:t>) evaluate a variety of common botanical products of interest to the American consumer using Tox21 data. They fit parametric models to the HTS concentration response data and report metrics like the concentration at which half the maximum response is reached (EC</w:t>
      </w:r>
      <w:r>
        <w:rPr>
          <w:rFonts w:ascii="Cambria" w:eastAsia="Cambria" w:hAnsi="Cambria" w:cs="Cambria"/>
          <w:vertAlign w:val="subscript"/>
        </w:rPr>
        <w:t>50</w:t>
      </w:r>
      <w:r>
        <w:t>). They also compare extracts to purified active ingredients. Their findings provide valuable evidence towards identifying potential toxicities at high concentrations and effects of the raw mixtures versus isolated ingredients. However, to understand the health effect of a supplement, we may need to focus on low dose behavior. This motivates us to explore the concept of hormesis.</w:t>
      </w:r>
    </w:p>
    <w:p w14:paraId="5CBE338B" w14:textId="77777777" w:rsidR="00D92B39" w:rsidRDefault="00000000">
      <w:pPr>
        <w:ind w:left="-15" w:right="-15"/>
      </w:pPr>
      <w:r>
        <w:t>Hormesis is a type of dose-response action in which a biological system exhibits a stimulatory response to sufficiently low but stressful doses of an exposures while higher doses result in inhibitory responses, or vice versa. This is a highly conserved evolutionary adaptation observed across plants and animals (</w:t>
      </w:r>
      <w:r>
        <w:rPr>
          <w:color w:val="FF0000"/>
        </w:rPr>
        <w:t>Calabrese and Mattson 2017</w:t>
      </w:r>
      <w:r>
        <w:t>). Two common examples of hormetic stressors are exercise and fasting, where high doses can be harmful but low doses can improve health (</w:t>
      </w:r>
      <w:r>
        <w:rPr>
          <w:color w:val="FF0000"/>
        </w:rPr>
        <w:t>De Cabo and Mattson 2019</w:t>
      </w:r>
      <w:r>
        <w:t>).</w:t>
      </w:r>
    </w:p>
    <w:p w14:paraId="07CC3AA9" w14:textId="77777777" w:rsidR="00D92B39" w:rsidRDefault="00000000">
      <w:pPr>
        <w:spacing w:after="105"/>
        <w:ind w:left="-15" w:right="-15" w:firstLine="0"/>
      </w:pPr>
      <w:r>
        <w:t>Hormetic compounds are of particular interest for further studies into potential health benefits, due to</w:t>
      </w:r>
    </w:p>
    <w:p w14:paraId="40F30CBB" w14:textId="77777777" w:rsidR="00D92B39" w:rsidRDefault="00000000">
      <w:pPr>
        <w:spacing w:after="202" w:line="259" w:lineRule="auto"/>
        <w:ind w:firstLine="0"/>
        <w:jc w:val="left"/>
      </w:pPr>
      <w:r>
        <w:rPr>
          <w:noProof/>
          <w:sz w:val="22"/>
        </w:rPr>
        <mc:AlternateContent>
          <mc:Choice Requires="wpg">
            <w:drawing>
              <wp:inline distT="0" distB="0" distL="0" distR="0" wp14:anchorId="30AF3D23" wp14:editId="4DC931E5">
                <wp:extent cx="5274005" cy="5055"/>
                <wp:effectExtent l="0" t="0" r="0" b="0"/>
                <wp:docPr id="51325" name="Group 51325"/>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128" name="Shape 128"/>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325" style="width:415.276pt;height:0.398pt;mso-position-horizontal-relative:char;mso-position-vertical-relative:line" coordsize="52740,50">
                <v:shape id="Shape 128" style="position:absolute;width:52740;height:0;left:0;top:0;" coordsize="5274005,0" path="m0,0l5274005,0">
                  <v:stroke weight="0.398pt" endcap="flat" joinstyle="miter" miterlimit="10" on="true" color="#000000"/>
                  <v:fill on="false" color="#000000" opacity="0"/>
                </v:shape>
              </v:group>
            </w:pict>
          </mc:Fallback>
        </mc:AlternateContent>
      </w:r>
    </w:p>
    <w:p w14:paraId="473C49A2" w14:textId="77777777" w:rsidR="00D92B39" w:rsidRDefault="00000000">
      <w:pPr>
        <w:spacing w:after="30" w:line="260" w:lineRule="auto"/>
        <w:ind w:left="5" w:right="209" w:hanging="10"/>
        <w:jc w:val="left"/>
      </w:pPr>
      <w:r>
        <w:rPr>
          <w:sz w:val="15"/>
          <w:vertAlign w:val="superscript"/>
        </w:rPr>
        <w:t>1</w:t>
      </w:r>
      <w:r>
        <w:rPr>
          <w:sz w:val="15"/>
        </w:rPr>
        <w:t>National Institute for Environmental Health Sciences, National Institutes of Health</w:t>
      </w:r>
    </w:p>
    <w:p w14:paraId="6EE1B4AC" w14:textId="77777777" w:rsidR="00D92B39" w:rsidRDefault="00000000">
      <w:pPr>
        <w:spacing w:after="30" w:line="260" w:lineRule="auto"/>
        <w:ind w:left="5" w:right="209" w:hanging="10"/>
        <w:jc w:val="left"/>
      </w:pPr>
      <w:r>
        <w:rPr>
          <w:sz w:val="15"/>
          <w:vertAlign w:val="superscript"/>
        </w:rPr>
        <w:t>2</w:t>
      </w:r>
      <w:r>
        <w:rPr>
          <w:sz w:val="15"/>
        </w:rPr>
        <w:t>Division of Translational Toxicology, National Institutes of Health</w:t>
      </w:r>
    </w:p>
    <w:p w14:paraId="63DD2F1B" w14:textId="77777777" w:rsidR="00D92B39" w:rsidRDefault="00000000">
      <w:pPr>
        <w:numPr>
          <w:ilvl w:val="0"/>
          <w:numId w:val="1"/>
        </w:numPr>
        <w:spacing w:after="30" w:line="260" w:lineRule="auto"/>
        <w:ind w:right="209" w:hanging="115"/>
        <w:jc w:val="left"/>
      </w:pPr>
      <w:r>
        <w:rPr>
          <w:sz w:val="15"/>
        </w:rPr>
        <w:t>National Center for Advancing Translational Scencies, National Institutes of Health</w:t>
      </w:r>
    </w:p>
    <w:p w14:paraId="37650BFB" w14:textId="77777777" w:rsidR="00D92B39" w:rsidRDefault="00000000">
      <w:pPr>
        <w:numPr>
          <w:ilvl w:val="0"/>
          <w:numId w:val="1"/>
        </w:numPr>
        <w:spacing w:after="369" w:line="260" w:lineRule="auto"/>
        <w:ind w:right="209" w:hanging="115"/>
        <w:jc w:val="left"/>
      </w:pPr>
      <w:r>
        <w:rPr>
          <w:sz w:val="15"/>
        </w:rPr>
        <w:t>Osher Center for Integrative Health, University of Vermont</w:t>
      </w:r>
    </w:p>
    <w:p w14:paraId="3A89689C" w14:textId="77777777" w:rsidR="00D92B39" w:rsidRDefault="00000000">
      <w:pPr>
        <w:spacing w:after="0" w:line="259" w:lineRule="auto"/>
        <w:ind w:firstLine="0"/>
        <w:jc w:val="left"/>
      </w:pPr>
      <w:r>
        <w:rPr>
          <w:b/>
          <w:sz w:val="15"/>
        </w:rPr>
        <w:t>Corresponding author:</w:t>
      </w:r>
    </w:p>
    <w:p w14:paraId="447F0D00" w14:textId="77777777" w:rsidR="00D92B39" w:rsidRDefault="00000000">
      <w:pPr>
        <w:spacing w:after="30" w:line="260" w:lineRule="auto"/>
        <w:ind w:left="5" w:right="209" w:hanging="10"/>
        <w:jc w:val="left"/>
      </w:pPr>
      <w:r>
        <w:rPr>
          <w:sz w:val="15"/>
        </w:rPr>
        <w:t>Daniel Zilber, National Institute of Environmental Health Sciences, 111 TW Alexander Dr, Durham, NC 27709 USA. Email: daniel.zilber@nih.gov</w:t>
      </w:r>
    </w:p>
    <w:p w14:paraId="59229B28" w14:textId="77777777" w:rsidR="00D92B39" w:rsidRDefault="00000000">
      <w:pPr>
        <w:ind w:left="-15" w:right="-15" w:firstLine="0"/>
      </w:pPr>
      <w:r>
        <w:lastRenderedPageBreak/>
        <w:t>their differential effects across dose ranges. Specifically, for chemicals that are harmful at high dose, the presence of hormesis suggests potential beneficial effects at low doses. Some estimates suggest that up to 40% of dose-response relationships derived from sources like Tox21 may exhibit hormesis within the range of experimental doses (</w:t>
      </w:r>
      <w:r>
        <w:rPr>
          <w:color w:val="FF0000"/>
        </w:rPr>
        <w:t>Calabrese and Mattson 2017</w:t>
      </w:r>
      <w:r>
        <w:t>). Identifying such responses may therefore help identify low-dose benefits of compounds.</w:t>
      </w:r>
    </w:p>
    <w:p w14:paraId="1FA7256D" w14:textId="77777777" w:rsidR="00D92B39" w:rsidRDefault="00000000">
      <w:pPr>
        <w:ind w:left="-15" w:right="-15"/>
      </w:pPr>
      <w:r>
        <w:t>In practice, hormesis is often identified manually by plotting a dose response curve and observing a Jor inverted J-shape rather than a monotonic S-shape. The magnitude of the dip in the J-shape is expected to range from 30-60% beyond the baseline response to be classified as hormesis (</w:t>
      </w:r>
      <w:r>
        <w:rPr>
          <w:color w:val="FF0000"/>
        </w:rPr>
        <w:t>Calabrese 2014</w:t>
      </w:r>
      <w:r>
        <w:t>). While manual inspection is reasonable for single-compound experiments, it is not feasible for HTS involving thousands of chemical-assay combinations. Visual classifications can also suffer from uncertainties due to data noise, making it preferable to rely on statistical testing instead of visual cues.</w:t>
      </w:r>
    </w:p>
    <w:p w14:paraId="6A537C8B" w14:textId="77777777" w:rsidR="00D92B39" w:rsidRDefault="00000000">
      <w:pPr>
        <w:ind w:left="-15" w:right="-15"/>
      </w:pPr>
      <w:r>
        <w:t>A common statistical testing approach is to fit a parametric dose response model that accommodates hormesis and tests the corresponding hormesis term. The Brain-Cousens dose-response model (</w:t>
      </w:r>
      <w:r>
        <w:rPr>
          <w:color w:val="FF0000"/>
        </w:rPr>
        <w:t>Brain and Cousens 1989</w:t>
      </w:r>
      <w:r>
        <w:t>) allows an additional linear term to capture hormetic effect, which was later extended by (</w:t>
      </w:r>
      <w:r>
        <w:rPr>
          <w:color w:val="FF0000"/>
        </w:rPr>
        <w:t>Cedergreen et al. 2005</w:t>
      </w:r>
      <w:r>
        <w:t>) with a nonlinear hormetic term to improve interpretability. In both models, an F-test can be performed to assess the presence of hormesis under the null assumption that the hormesis parameter is 0. However, parametric methods impose rigid assumptions on dose-response curves, and model misclassification could lead to unreliable statistical testing results.</w:t>
      </w:r>
    </w:p>
    <w:p w14:paraId="1FDDD84F" w14:textId="77777777" w:rsidR="00D92B39" w:rsidRDefault="00000000">
      <w:pPr>
        <w:spacing w:after="346"/>
        <w:ind w:left="-15" w:right="-15"/>
      </w:pPr>
      <w:r>
        <w:t>To address this challenge, we propose a shape-based testing approach that directly evaluates monotonicity and concavity of the observed data, which captures a hormetic dose-response curve. This approach makes minimal assumptions about the underlying dose-response relationship while still quantifying uncertainty through p-values associated with specific curve shapes. Our main contribution in this study is formulating the identification of hormesis in a rigorous statistical framework and performing a shape-based test to assess hormesis in botanical dose response data, along with the development of a software package for statistical analysis and summary visualization of significance for large sets of chemical-assay pairs.</w:t>
      </w:r>
    </w:p>
    <w:p w14:paraId="1CC01330" w14:textId="77777777" w:rsidR="00D92B39" w:rsidRDefault="00000000">
      <w:pPr>
        <w:pStyle w:val="Heading2"/>
        <w:spacing w:after="80"/>
        <w:ind w:left="-5"/>
      </w:pPr>
      <w:r>
        <w:t>Method and Material</w:t>
      </w:r>
    </w:p>
    <w:p w14:paraId="0FACCCAA" w14:textId="77777777" w:rsidR="00D92B39" w:rsidRDefault="00000000">
      <w:pPr>
        <w:pStyle w:val="Heading3"/>
        <w:spacing w:after="22"/>
        <w:ind w:left="-5"/>
      </w:pPr>
      <w:r>
        <w:rPr>
          <w:b w:val="0"/>
          <w:i/>
          <w:sz w:val="23"/>
        </w:rPr>
        <w:t>Data</w:t>
      </w:r>
    </w:p>
    <w:p w14:paraId="73346062" w14:textId="77777777" w:rsidR="00D92B39" w:rsidRDefault="00000000">
      <w:pPr>
        <w:spacing w:after="26"/>
        <w:ind w:left="-15" w:right="-15" w:firstLine="0"/>
      </w:pPr>
      <w:r>
        <w:t xml:space="preserve">We used the same dataset curated from the Tox21 program to evaluate the safety of common botanical ingredients as described in </w:t>
      </w:r>
      <w:r>
        <w:rPr>
          <w:color w:val="FF0000"/>
        </w:rPr>
        <w:t xml:space="preserve">Hubbard et al. </w:t>
      </w:r>
      <w:r>
        <w:t>(</w:t>
      </w:r>
      <w:r>
        <w:rPr>
          <w:color w:val="FF0000"/>
        </w:rPr>
        <w:t>2019</w:t>
      </w:r>
      <w:r>
        <w:t xml:space="preserve">). The dataset includes concentration-response measurements for both whole plant botanical samples and purified active ingredients. By testing both whole and purified ingredients of botanicals, </w:t>
      </w:r>
      <w:r>
        <w:rPr>
          <w:color w:val="FF0000"/>
        </w:rPr>
        <w:t xml:space="preserve">Hubbard et al. </w:t>
      </w:r>
      <w:r>
        <w:t>(</w:t>
      </w:r>
      <w:r>
        <w:rPr>
          <w:color w:val="FF0000"/>
        </w:rPr>
        <w:t>2019</w:t>
      </w:r>
      <w:r>
        <w:t xml:space="preserve">) assessed if the response is from the whole-plant mixture or a single active ingredient. We followed the same idea to evaluate hormetic dose-responses for both pure and whole ingredients. The dataset contains 19 botanical groups (Table </w:t>
      </w:r>
      <w:r>
        <w:rPr>
          <w:color w:val="FF0000"/>
        </w:rPr>
        <w:t>1</w:t>
      </w:r>
      <w:r>
        <w:t xml:space="preserve">) evaluated through 90 different preparations. Preparations from each botanical groups can vary in form (e.g. extract, constituent, oil), supplier or sample lot and are shown on the left side of results in Figure </w:t>
      </w:r>
      <w:r>
        <w:rPr>
          <w:color w:val="FF0000"/>
        </w:rPr>
        <w:t>4</w:t>
      </w:r>
      <w:r>
        <w:t>.</w:t>
      </w:r>
    </w:p>
    <w:p w14:paraId="3B628C82" w14:textId="77777777" w:rsidR="00D92B39" w:rsidRDefault="00000000">
      <w:pPr>
        <w:spacing w:after="234"/>
        <w:ind w:left="-15" w:right="-15"/>
      </w:pPr>
      <w:r>
        <w:t xml:space="preserve">To evaluate safety, </w:t>
      </w:r>
      <w:r>
        <w:rPr>
          <w:color w:val="FF0000"/>
        </w:rPr>
        <w:t xml:space="preserve">Hubbard et al. </w:t>
      </w:r>
      <w:r>
        <w:t>(</w:t>
      </w:r>
      <w:r>
        <w:rPr>
          <w:color w:val="FF0000"/>
        </w:rPr>
        <w:t>2019</w:t>
      </w:r>
      <w:r>
        <w:t xml:space="preserve">) employed a panel of 19 assays to cover many standard toxicity-related pathways. Examples are the aryl hydrocarbon receptor (AhR), antioxidant response element (ARE), and aromatase receptor activity (Table </w:t>
      </w:r>
      <w:r>
        <w:rPr>
          <w:color w:val="FF0000"/>
        </w:rPr>
        <w:t>2</w:t>
      </w:r>
      <w:r>
        <w:t xml:space="preserve">). These assays are expanded into 54 screening </w:t>
      </w:r>
      <w:r>
        <w:lastRenderedPageBreak/>
        <w:t>results, depending on reporter type (luciferase LUC, beta lactamase BLA, or viability VIA) and time course. LUC and VIA results were collected through a single channel, while BLA measurements were collected through two channels and analyzed as a ratio. The time-course assay measured viability/cytotoxicity in liver or kidney cells after incubation periods ranging from 0 to 40 hours in 8-hour increments. Three replicates were available for each experiment and all replicates were pooled together for analysis.</w:t>
      </w:r>
    </w:p>
    <w:p w14:paraId="4EB52946" w14:textId="77777777" w:rsidR="00D92B39" w:rsidRDefault="00000000">
      <w:pPr>
        <w:pStyle w:val="Heading3"/>
        <w:spacing w:after="22"/>
        <w:ind w:left="-5"/>
      </w:pPr>
      <w:r>
        <w:rPr>
          <w:b w:val="0"/>
          <w:i/>
          <w:sz w:val="23"/>
        </w:rPr>
        <w:t>Statistical Testing</w:t>
      </w:r>
    </w:p>
    <w:p w14:paraId="16FD384D" w14:textId="77777777" w:rsidR="00D92B39" w:rsidRDefault="00000000">
      <w:pPr>
        <w:ind w:left="-15" w:right="-15" w:firstLine="0"/>
      </w:pPr>
      <w:r>
        <w:t xml:space="preserve">As described above, we discover hormesis by searching for dose-response curves with J or inverted J shape. Figure </w:t>
      </w:r>
      <w:r>
        <w:rPr>
          <w:color w:val="FF0000"/>
        </w:rPr>
        <w:t xml:space="preserve">1 </w:t>
      </w:r>
      <w:r>
        <w:t xml:space="preserve">(a) shows an example of an inverted J-shape with a low dose interval of increasing response followed by a decreasing tail at higher doses. Mathematically, it is a concave decreasing curve. Thus we can test hormesis by testing for concavity with a decreasing trend. For the J shape, we look for convexity with an increasing trend, where a general increasing trend is shown in Figure </w:t>
      </w:r>
      <w:r>
        <w:rPr>
          <w:color w:val="FF0000"/>
        </w:rPr>
        <w:t xml:space="preserve">1 </w:t>
      </w:r>
      <w:r>
        <w:t xml:space="preserve">(b). Note that testing for monotonicity is not sufficient: while all hormetic curves are non-monotonic, not all nonmonotonic curves will have a J shape. Figures </w:t>
      </w:r>
      <w:r>
        <w:rPr>
          <w:color w:val="FF0000"/>
        </w:rPr>
        <w:t xml:space="preserve">1 </w:t>
      </w:r>
      <w:r>
        <w:t xml:space="preserve">(c) and (d) are not monotonic, but neither showed the J or inverted J shape. Furthermore, a dose response curve may be convex or concave without having a J shape, such as Figures </w:t>
      </w:r>
      <w:r>
        <w:rPr>
          <w:color w:val="FF0000"/>
        </w:rPr>
        <w:t xml:space="preserve">1 </w:t>
      </w:r>
      <w:r>
        <w:t>(c) with an inverted U shape. Therefore, it is important to check for the presence of increasing/decreasing trend through a monotone regression. For example, a Hill function is a widely used dose-response curve but it is a non-increasing convex curve when the dose is not high enough to reach saturation. To summarize, if a test shows evidence of a convex monotonically increasing trend, or a concave curve with monotonically decreasing trend, the shape being tested could be categorized as hormesis.</w:t>
      </w:r>
    </w:p>
    <w:p w14:paraId="0B659B99" w14:textId="77777777" w:rsidR="00D92B39" w:rsidRDefault="00000000">
      <w:pPr>
        <w:spacing w:after="390"/>
        <w:ind w:left="-15" w:right="-15"/>
      </w:pPr>
      <w:r>
        <w:t xml:space="preserve">We utilize the semiparametric Shape-Restricted Mixed Effects Regression Splines, a shape-based test developed by </w:t>
      </w:r>
      <w:r>
        <w:rPr>
          <w:color w:val="FF0000"/>
        </w:rPr>
        <w:t xml:space="preserve">Yin et al. </w:t>
      </w:r>
      <w:r>
        <w:t>(</w:t>
      </w:r>
      <w:r>
        <w:rPr>
          <w:color w:val="FF0000"/>
        </w:rPr>
        <w:t>2021</w:t>
      </w:r>
      <w:r>
        <w:t xml:space="preserve">) that can be abbreviated to SHApe Restricted Procedure (SHARP). Two models are fit with different splines </w:t>
      </w:r>
      <w:r>
        <w:rPr>
          <w:rFonts w:ascii="Cambria" w:eastAsia="Cambria" w:hAnsi="Cambria" w:cs="Cambria"/>
          <w:i/>
        </w:rPr>
        <w:t>X</w:t>
      </w:r>
      <w:r>
        <w:rPr>
          <w:rFonts w:ascii="Cambria" w:eastAsia="Cambria" w:hAnsi="Cambria" w:cs="Cambria"/>
          <w:i/>
          <w:vertAlign w:val="subscript"/>
        </w:rPr>
        <w:t xml:space="preserve">IS </w:t>
      </w:r>
      <w:r>
        <w:t xml:space="preserve">and </w:t>
      </w:r>
      <w:r>
        <w:rPr>
          <w:rFonts w:ascii="Cambria" w:eastAsia="Cambria" w:hAnsi="Cambria" w:cs="Cambria"/>
          <w:i/>
        </w:rPr>
        <w:t>X</w:t>
      </w:r>
      <w:r>
        <w:rPr>
          <w:rFonts w:ascii="Cambria" w:eastAsia="Cambria" w:hAnsi="Cambria" w:cs="Cambria"/>
          <w:i/>
          <w:vertAlign w:val="subscript"/>
        </w:rPr>
        <w:t>CS</w:t>
      </w:r>
      <w:r>
        <w:t>, to assess monotonicity and convexity respectively, as follows:</w:t>
      </w:r>
    </w:p>
    <w:p w14:paraId="540EE3D8" w14:textId="77777777" w:rsidR="00D92B39" w:rsidRDefault="00000000">
      <w:pPr>
        <w:tabs>
          <w:tab w:val="center" w:pos="3275"/>
          <w:tab w:val="center" w:pos="4734"/>
          <w:tab w:val="right" w:pos="8306"/>
        </w:tabs>
        <w:spacing w:after="102" w:line="259" w:lineRule="auto"/>
        <w:ind w:right="-15" w:firstLine="0"/>
        <w:jc w:val="left"/>
      </w:pPr>
      <w:r>
        <w:rPr>
          <w:sz w:val="22"/>
        </w:rPr>
        <w:tab/>
      </w:r>
      <w:r>
        <w:t>Monotonicity:</w:t>
      </w:r>
      <w:r>
        <w:tab/>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IS</w:t>
      </w:r>
      <w:r>
        <w:rPr>
          <w:rFonts w:ascii="Cambria" w:eastAsia="Cambria" w:hAnsi="Cambria" w:cs="Cambria"/>
          <w:i/>
        </w:rPr>
        <w:t>β</w:t>
      </w:r>
      <w:r>
        <w:rPr>
          <w:rFonts w:ascii="Cambria" w:eastAsia="Cambria" w:hAnsi="Cambria" w:cs="Cambria"/>
          <w:i/>
          <w:vertAlign w:val="subscript"/>
        </w:rPr>
        <w:t xml:space="preserve">IS </w:t>
      </w:r>
      <w:r>
        <w:rPr>
          <w:rFonts w:ascii="Cambria" w:eastAsia="Cambria" w:hAnsi="Cambria" w:cs="Cambria"/>
        </w:rPr>
        <w:t xml:space="preserve">+ </w:t>
      </w:r>
      <w:r>
        <w:rPr>
          <w:rFonts w:ascii="Cambria" w:eastAsia="Cambria" w:hAnsi="Cambria" w:cs="Cambria"/>
          <w:i/>
        </w:rPr>
        <w:t>ϵ</w:t>
      </w:r>
      <w:r>
        <w:rPr>
          <w:rFonts w:ascii="Cambria" w:eastAsia="Cambria" w:hAnsi="Cambria" w:cs="Cambria"/>
          <w:i/>
          <w:vertAlign w:val="subscript"/>
        </w:rPr>
        <w:t>I</w:t>
      </w:r>
      <w:r>
        <w:rPr>
          <w:rFonts w:ascii="Cambria" w:eastAsia="Cambria" w:hAnsi="Cambria" w:cs="Cambria"/>
          <w:i/>
          <w:vertAlign w:val="subscript"/>
        </w:rPr>
        <w:tab/>
      </w:r>
      <w:r>
        <w:t>(1)</w:t>
      </w:r>
    </w:p>
    <w:p w14:paraId="5A47B633" w14:textId="77777777" w:rsidR="00D92B39" w:rsidRDefault="00000000">
      <w:pPr>
        <w:tabs>
          <w:tab w:val="center" w:pos="3382"/>
          <w:tab w:val="center" w:pos="4798"/>
          <w:tab w:val="right" w:pos="8306"/>
        </w:tabs>
        <w:spacing w:after="102" w:line="259" w:lineRule="auto"/>
        <w:ind w:right="-15" w:firstLine="0"/>
        <w:jc w:val="left"/>
      </w:pPr>
      <w:r>
        <w:rPr>
          <w:sz w:val="22"/>
        </w:rPr>
        <w:tab/>
      </w:r>
      <w:r>
        <w:t xml:space="preserve">Convexity </w:t>
      </w:r>
      <w:r>
        <w:rPr>
          <w:rFonts w:ascii="Cambria" w:eastAsia="Cambria" w:hAnsi="Cambria" w:cs="Cambria"/>
        </w:rPr>
        <w:t>:</w:t>
      </w:r>
      <w:r>
        <w:rPr>
          <w:rFonts w:ascii="Cambria" w:eastAsia="Cambria" w:hAnsi="Cambria" w:cs="Cambria"/>
        </w:rPr>
        <w:tab/>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CS</w:t>
      </w:r>
      <w:r>
        <w:rPr>
          <w:rFonts w:ascii="Cambria" w:eastAsia="Cambria" w:hAnsi="Cambria" w:cs="Cambria"/>
          <w:i/>
        </w:rPr>
        <w:t>β</w:t>
      </w:r>
      <w:r>
        <w:rPr>
          <w:rFonts w:ascii="Cambria" w:eastAsia="Cambria" w:hAnsi="Cambria" w:cs="Cambria"/>
          <w:i/>
          <w:vertAlign w:val="subscript"/>
        </w:rPr>
        <w:t xml:space="preserve">CS </w:t>
      </w:r>
      <w:r>
        <w:rPr>
          <w:rFonts w:ascii="Cambria" w:eastAsia="Cambria" w:hAnsi="Cambria" w:cs="Cambria"/>
        </w:rPr>
        <w:t xml:space="preserve">+ </w:t>
      </w:r>
      <w:r>
        <w:rPr>
          <w:rFonts w:ascii="Cambria" w:eastAsia="Cambria" w:hAnsi="Cambria" w:cs="Cambria"/>
          <w:i/>
        </w:rPr>
        <w:t>ϵ</w:t>
      </w:r>
      <w:r>
        <w:rPr>
          <w:rFonts w:ascii="Cambria" w:eastAsia="Cambria" w:hAnsi="Cambria" w:cs="Cambria"/>
          <w:i/>
          <w:vertAlign w:val="subscript"/>
        </w:rPr>
        <w:t>C</w:t>
      </w:r>
      <w:r>
        <w:rPr>
          <w:rFonts w:ascii="Cambria" w:eastAsia="Cambria" w:hAnsi="Cambria" w:cs="Cambria"/>
          <w:i/>
          <w:vertAlign w:val="subscript"/>
        </w:rPr>
        <w:tab/>
      </w:r>
      <w:r>
        <w:t>(2)</w:t>
      </w:r>
    </w:p>
    <w:p w14:paraId="0C25AF7A" w14:textId="548C667B" w:rsidR="00D92B39" w:rsidRDefault="00000000">
      <w:pPr>
        <w:spacing w:after="41"/>
        <w:ind w:left="-15" w:right="-15"/>
      </w:pPr>
      <w:r>
        <w:t>In both models, y represents the response. The monotonicity model uses quadratic I-spline basis functions (</w:t>
      </w:r>
      <w:r>
        <w:rPr>
          <w:color w:val="FF0000"/>
        </w:rPr>
        <w:t>Ramsay 1988</w:t>
      </w:r>
      <w:r>
        <w:t xml:space="preserve">) denoted </w:t>
      </w:r>
      <w:r>
        <w:rPr>
          <w:rFonts w:ascii="Cambria" w:eastAsia="Cambria" w:hAnsi="Cambria" w:cs="Cambria"/>
          <w:i/>
        </w:rPr>
        <w:t>X</w:t>
      </w:r>
      <w:r>
        <w:rPr>
          <w:rFonts w:ascii="Cambria" w:eastAsia="Cambria" w:hAnsi="Cambria" w:cs="Cambria"/>
          <w:i/>
          <w:vertAlign w:val="subscript"/>
        </w:rPr>
        <w:t xml:space="preserve">IS </w:t>
      </w:r>
      <w:r>
        <w:t xml:space="preserve">and constructed on the dose data. If the coefficients </w:t>
      </w:r>
      <w:r>
        <w:rPr>
          <w:rFonts w:ascii="Cambria" w:eastAsia="Cambria" w:hAnsi="Cambria" w:cs="Cambria"/>
          <w:i/>
        </w:rPr>
        <w:t>β</w:t>
      </w:r>
      <w:r>
        <w:rPr>
          <w:rFonts w:ascii="Cambria" w:eastAsia="Cambria" w:hAnsi="Cambria" w:cs="Cambria"/>
          <w:i/>
          <w:vertAlign w:val="subscript"/>
        </w:rPr>
        <w:t xml:space="preserve">IS </w:t>
      </w:r>
      <w:r>
        <w:t xml:space="preserve">are all positive (negative), the resulting curve will be monotone increasing (decreasing). </w:t>
      </w:r>
      <w:r>
        <w:rPr>
          <w:rFonts w:ascii="Cambria" w:eastAsia="Cambria" w:hAnsi="Cambria" w:cs="Cambria"/>
          <w:i/>
        </w:rPr>
        <w:t>ϵ</w:t>
      </w:r>
      <w:r>
        <w:rPr>
          <w:rFonts w:ascii="Cambria" w:eastAsia="Cambria" w:hAnsi="Cambria" w:cs="Cambria"/>
          <w:i/>
          <w:vertAlign w:val="subscript"/>
        </w:rPr>
        <w:t xml:space="preserve">I </w:t>
      </w:r>
      <w:r>
        <w:t>is the random error assumed to follow independent zero-mean Gaussian distributions. The convexity equation is similar and fits a cubic C-spline basis (</w:t>
      </w:r>
      <w:r>
        <w:rPr>
          <w:color w:val="FF0000"/>
        </w:rPr>
        <w:t>Meyer 2008</w:t>
      </w:r>
      <w:r>
        <w:t xml:space="preserve">) </w:t>
      </w:r>
      <w:r>
        <w:rPr>
          <w:rFonts w:ascii="Cambria" w:eastAsia="Cambria" w:hAnsi="Cambria" w:cs="Cambria"/>
          <w:i/>
        </w:rPr>
        <w:t>X</w:t>
      </w:r>
      <w:r>
        <w:rPr>
          <w:rFonts w:ascii="Cambria" w:eastAsia="Cambria" w:hAnsi="Cambria" w:cs="Cambria"/>
          <w:i/>
          <w:vertAlign w:val="subscript"/>
        </w:rPr>
        <w:t xml:space="preserve">CS </w:t>
      </w:r>
      <w:r>
        <w:t xml:space="preserve">over dose with </w:t>
      </w:r>
      <w:ins w:id="0" w:author="Zhao, Shanshan (NIH/NIEHS) [E]" w:date="2026-05-08T11:10:00Z" w16du:dateUtc="2026-05-08T15:10:00Z">
        <w:r w:rsidR="00F500F9">
          <w:t xml:space="preserve">a </w:t>
        </w:r>
      </w:ins>
      <w:r>
        <w:t xml:space="preserve">random error </w:t>
      </w:r>
      <w:r>
        <w:rPr>
          <w:rFonts w:ascii="Cambria" w:eastAsia="Cambria" w:hAnsi="Cambria" w:cs="Cambria"/>
          <w:i/>
        </w:rPr>
        <w:t>ϵ</w:t>
      </w:r>
      <w:r>
        <w:rPr>
          <w:rFonts w:ascii="Cambria" w:eastAsia="Cambria" w:hAnsi="Cambria" w:cs="Cambria"/>
          <w:i/>
          <w:vertAlign w:val="subscript"/>
        </w:rPr>
        <w:t>c</w:t>
      </w:r>
      <w:r>
        <w:t xml:space="preserve">. Similar to </w:t>
      </w:r>
      <w:ins w:id="1" w:author="Zhao, Shanshan (NIH/NIEHS) [E]" w:date="2026-05-08T11:10:00Z" w16du:dateUtc="2026-05-08T15:10:00Z">
        <w:r w:rsidR="00F500F9">
          <w:t xml:space="preserve">the </w:t>
        </w:r>
      </w:ins>
      <w:r>
        <w:t>monoton</w:t>
      </w:r>
      <w:ins w:id="2" w:author="Zhao, Shanshan (NIH/NIEHS) [E]" w:date="2026-05-08T11:11:00Z" w16du:dateUtc="2026-05-08T15:11:00Z">
        <w:r w:rsidR="00F500F9">
          <w:t>icity model</w:t>
        </w:r>
      </w:ins>
      <w:del w:id="3" w:author="Zhao, Shanshan (NIH/NIEHS) [E]" w:date="2026-05-08T11:10:00Z" w16du:dateUtc="2026-05-08T15:10:00Z">
        <w:r w:rsidDel="00F500F9">
          <w:delText>e</w:delText>
        </w:r>
      </w:del>
      <w:del w:id="4" w:author="Zhao, Shanshan (NIH/NIEHS) [E]" w:date="2026-05-08T11:11:00Z" w16du:dateUtc="2026-05-08T15:11:00Z">
        <w:r w:rsidDel="00F500F9">
          <w:delText xml:space="preserve"> regression</w:delText>
        </w:r>
      </w:del>
      <w:r>
        <w:t xml:space="preserve">, convexity (concavity) is realized when all coefficients </w:t>
      </w:r>
      <w:r>
        <w:rPr>
          <w:rFonts w:ascii="Cambria" w:eastAsia="Cambria" w:hAnsi="Cambria" w:cs="Cambria"/>
          <w:i/>
        </w:rPr>
        <w:t>β</w:t>
      </w:r>
      <w:r>
        <w:rPr>
          <w:rFonts w:ascii="Cambria" w:eastAsia="Cambria" w:hAnsi="Cambria" w:cs="Cambria"/>
          <w:i/>
          <w:vertAlign w:val="subscript"/>
        </w:rPr>
        <w:t xml:space="preserve">CS </w:t>
      </w:r>
      <w:r>
        <w:t xml:space="preserve">are positive (negative). Equations </w:t>
      </w:r>
      <w:r>
        <w:rPr>
          <w:color w:val="FF0000"/>
        </w:rPr>
        <w:t xml:space="preserve">1 </w:t>
      </w:r>
      <w:r>
        <w:t xml:space="preserve">and </w:t>
      </w:r>
      <w:r>
        <w:rPr>
          <w:color w:val="FF0000"/>
        </w:rPr>
        <w:t xml:space="preserve">2 </w:t>
      </w:r>
      <w:r>
        <w:t xml:space="preserve">are a special case of the method presented in </w:t>
      </w:r>
      <w:r>
        <w:rPr>
          <w:color w:val="FF0000"/>
        </w:rPr>
        <w:t xml:space="preserve">Yin et al. </w:t>
      </w:r>
      <w:r>
        <w:t>(</w:t>
      </w:r>
      <w:r>
        <w:rPr>
          <w:color w:val="FF0000"/>
        </w:rPr>
        <w:t>2021</w:t>
      </w:r>
      <w:r>
        <w:t xml:space="preserve">), which offers more generalized forms to include confounders and/or random effects. </w:t>
      </w:r>
      <w:del w:id="5" w:author="Zhao, Shanshan (NIH/NIEHS) [E]" w:date="2026-05-08T11:14:00Z" w16du:dateUtc="2026-05-08T15:14:00Z">
        <w:r w:rsidDel="00F500F9">
          <w:delText>For more d</w:delText>
        </w:r>
      </w:del>
      <w:ins w:id="6" w:author="Zhao, Shanshan (NIH/NIEHS) [E]" w:date="2026-05-08T11:14:00Z" w16du:dateUtc="2026-05-08T15:14:00Z">
        <w:r w:rsidR="00F500F9">
          <w:t>D</w:t>
        </w:r>
      </w:ins>
      <w:r>
        <w:t>etails about the testing procedure</w:t>
      </w:r>
      <w:del w:id="7" w:author="Zhao, Shanshan (NIH/NIEHS) [E]" w:date="2026-05-08T11:14:00Z" w16du:dateUtc="2026-05-08T15:14:00Z">
        <w:r w:rsidDel="00F500F9">
          <w:delText>, please refer to</w:delText>
        </w:r>
      </w:del>
      <w:ins w:id="8" w:author="Zhao, Shanshan (NIH/NIEHS) [E]" w:date="2026-05-08T11:14:00Z" w16du:dateUtc="2026-05-08T15:14:00Z">
        <w:r w:rsidR="00F500F9">
          <w:t xml:space="preserve"> are provided in</w:t>
        </w:r>
      </w:ins>
      <w:r>
        <w:t xml:space="preserve"> the appendix.</w:t>
      </w:r>
    </w:p>
    <w:p w14:paraId="1CC992D8" w14:textId="77777777" w:rsidR="00D92B39" w:rsidRDefault="00000000">
      <w:pPr>
        <w:spacing w:after="154"/>
        <w:ind w:left="-15" w:right="-15"/>
      </w:pPr>
      <w:r>
        <w:t xml:space="preserve">When each regression is fit, there are two sets of coefficients: </w:t>
      </w:r>
      <w:r>
        <w:rPr>
          <w:rFonts w:ascii="Cambria" w:eastAsia="Cambria" w:hAnsi="Cambria" w:cs="Cambria"/>
          <w:i/>
        </w:rPr>
        <w:t>β</w:t>
      </w:r>
      <w:r>
        <w:rPr>
          <w:rFonts w:ascii="Cambria" w:eastAsia="Cambria" w:hAnsi="Cambria" w:cs="Cambria"/>
          <w:sz w:val="31"/>
          <w:vertAlign w:val="superscript"/>
        </w:rPr>
        <w:t>ˆ</w:t>
      </w:r>
      <w:r>
        <w:rPr>
          <w:rFonts w:ascii="Cambria" w:eastAsia="Cambria" w:hAnsi="Cambria" w:cs="Cambria"/>
          <w:i/>
          <w:vertAlign w:val="subscript"/>
        </w:rPr>
        <w:t xml:space="preserve">IS </w:t>
      </w:r>
      <w:r>
        <w:t xml:space="preserve">and </w:t>
      </w:r>
      <w:r>
        <w:rPr>
          <w:rFonts w:ascii="Cambria" w:eastAsia="Cambria" w:hAnsi="Cambria" w:cs="Cambria"/>
          <w:i/>
        </w:rPr>
        <w:t>β</w:t>
      </w:r>
      <w:r>
        <w:rPr>
          <w:rFonts w:ascii="Cambria" w:eastAsia="Cambria" w:hAnsi="Cambria" w:cs="Cambria"/>
          <w:sz w:val="31"/>
          <w:vertAlign w:val="superscript"/>
        </w:rPr>
        <w:t>ˆ</w:t>
      </w:r>
      <w:r>
        <w:rPr>
          <w:rFonts w:ascii="Cambria" w:eastAsia="Cambria" w:hAnsi="Cambria" w:cs="Cambria"/>
          <w:i/>
          <w:vertAlign w:val="subscript"/>
        </w:rPr>
        <w:t>CS</w:t>
      </w:r>
      <w:r>
        <w:t>. Under a null hypothesis of no response, each coefficient vector is tested against two alternatives:</w:t>
      </w:r>
    </w:p>
    <w:p w14:paraId="7C1332CB" w14:textId="77777777" w:rsidR="00D92B39" w:rsidRDefault="00000000">
      <w:pPr>
        <w:tabs>
          <w:tab w:val="center" w:pos="2120"/>
          <w:tab w:val="center" w:pos="3071"/>
          <w:tab w:val="center" w:pos="4377"/>
          <w:tab w:val="center" w:pos="6008"/>
        </w:tabs>
        <w:spacing w:after="106" w:line="259" w:lineRule="auto"/>
        <w:ind w:firstLine="0"/>
        <w:jc w:val="left"/>
      </w:pPr>
      <w:r>
        <w:rPr>
          <w:sz w:val="22"/>
        </w:rPr>
        <w:lastRenderedPageBreak/>
        <w:tab/>
      </w:r>
      <w:r>
        <w:rPr>
          <w:rFonts w:ascii="Cambria" w:eastAsia="Cambria" w:hAnsi="Cambria" w:cs="Cambria"/>
          <w:i/>
        </w:rPr>
        <w:t>H</w:t>
      </w:r>
      <w:r>
        <w:rPr>
          <w:rFonts w:ascii="Cambria" w:eastAsia="Cambria" w:hAnsi="Cambria" w:cs="Cambria"/>
          <w:vertAlign w:val="subscript"/>
        </w:rPr>
        <w:t xml:space="preserve">0 </w:t>
      </w:r>
      <w:r>
        <w:rPr>
          <w:rFonts w:ascii="Cambria" w:eastAsia="Cambria" w:hAnsi="Cambria" w:cs="Cambria"/>
        </w:rPr>
        <w:t xml:space="preserve">: </w:t>
      </w:r>
      <w:r>
        <w:rPr>
          <w:rFonts w:ascii="Cambria" w:eastAsia="Cambria" w:hAnsi="Cambria" w:cs="Cambria"/>
          <w:i/>
        </w:rPr>
        <w:t xml:space="preserve">β </w:t>
      </w:r>
      <w:r>
        <w:rPr>
          <w:rFonts w:ascii="Cambria" w:eastAsia="Cambria" w:hAnsi="Cambria" w:cs="Cambria"/>
        </w:rPr>
        <w:t>= 0</w:t>
      </w:r>
      <w:r>
        <w:rPr>
          <w:rFonts w:ascii="Cambria" w:eastAsia="Cambria" w:hAnsi="Cambria" w:cs="Cambria"/>
        </w:rPr>
        <w:tab/>
      </w:r>
      <w:r>
        <w:rPr>
          <w:rFonts w:ascii="Cambria" w:eastAsia="Cambria" w:hAnsi="Cambria" w:cs="Cambria"/>
          <w:i/>
        </w:rPr>
        <w:t>vs</w:t>
      </w:r>
      <w:r>
        <w:rPr>
          <w:rFonts w:ascii="Cambria" w:eastAsia="Cambria" w:hAnsi="Cambria" w:cs="Cambria"/>
          <w:i/>
        </w:rPr>
        <w:tab/>
        <w:t>H</w:t>
      </w:r>
      <w:r>
        <w:rPr>
          <w:rFonts w:ascii="Cambria" w:eastAsia="Cambria" w:hAnsi="Cambria" w:cs="Cambria"/>
          <w:i/>
          <w:vertAlign w:val="subscript"/>
        </w:rPr>
        <w:t>A</w:t>
      </w:r>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 xml:space="preserve">β </w:t>
      </w:r>
      <w:r>
        <w:rPr>
          <w:rFonts w:ascii="Cambria" w:eastAsia="Cambria" w:hAnsi="Cambria" w:cs="Cambria"/>
        </w:rPr>
        <w:t>∈R</w:t>
      </w:r>
      <w:r>
        <w:rPr>
          <w:rFonts w:ascii="Cambria" w:eastAsia="Cambria" w:hAnsi="Cambria" w:cs="Cambria"/>
          <w:vertAlign w:val="subscript"/>
        </w:rPr>
        <w:t xml:space="preserve">+ </w:t>
      </w:r>
      <w:r>
        <w:t>or</w:t>
      </w:r>
      <w:r>
        <w:tab/>
      </w:r>
      <w:r>
        <w:rPr>
          <w:rFonts w:ascii="Cambria" w:eastAsia="Cambria" w:hAnsi="Cambria" w:cs="Cambria"/>
          <w:i/>
        </w:rPr>
        <w:t>H</w:t>
      </w:r>
      <w:r>
        <w:rPr>
          <w:rFonts w:ascii="Cambria" w:eastAsia="Cambria" w:hAnsi="Cambria" w:cs="Cambria"/>
          <w:i/>
          <w:vertAlign w:val="subscript"/>
        </w:rPr>
        <w:t>A</w:t>
      </w:r>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 xml:space="preserve">β </w:t>
      </w:r>
      <w:r>
        <w:rPr>
          <w:rFonts w:ascii="Cambria" w:eastAsia="Cambria" w:hAnsi="Cambria" w:cs="Cambria"/>
        </w:rPr>
        <w:t>∈R</w:t>
      </w:r>
      <w:r>
        <w:rPr>
          <w:rFonts w:ascii="Cambria" w:eastAsia="Cambria" w:hAnsi="Cambria" w:cs="Cambria"/>
          <w:vertAlign w:val="subscript"/>
        </w:rPr>
        <w:t>−</w:t>
      </w:r>
    </w:p>
    <w:p w14:paraId="07909D25" w14:textId="77777777" w:rsidR="00D92B39" w:rsidRDefault="00000000">
      <w:pPr>
        <w:spacing w:after="27"/>
        <w:ind w:left="-15" w:right="-15" w:firstLine="0"/>
      </w:pPr>
      <w:r>
        <w:t xml:space="preserve">The alternatives test if the coefficients are all positive or all negative. The two tests for each shape regression results in four separate p-values: </w:t>
      </w:r>
      <w:r>
        <w:rPr>
          <w:rFonts w:ascii="Cambria" w:eastAsia="Cambria" w:hAnsi="Cambria" w:cs="Cambria"/>
          <w:i/>
        </w:rPr>
        <w:t>p</w:t>
      </w:r>
      <w:r>
        <w:rPr>
          <w:rFonts w:ascii="Cambria" w:eastAsia="Cambria" w:hAnsi="Cambria" w:cs="Cambria"/>
          <w:i/>
          <w:vertAlign w:val="subscript"/>
        </w:rPr>
        <w:t>in</w:t>
      </w:r>
      <w:r>
        <w:t xml:space="preserve">, </w:t>
      </w:r>
      <w:r>
        <w:rPr>
          <w:rFonts w:ascii="Cambria" w:eastAsia="Cambria" w:hAnsi="Cambria" w:cs="Cambria"/>
          <w:i/>
        </w:rPr>
        <w:t>p</w:t>
      </w:r>
      <w:r>
        <w:rPr>
          <w:rFonts w:ascii="Cambria" w:eastAsia="Cambria" w:hAnsi="Cambria" w:cs="Cambria"/>
          <w:i/>
          <w:vertAlign w:val="subscript"/>
        </w:rPr>
        <w:t>de</w:t>
      </w:r>
      <w:r>
        <w:t xml:space="preserve">, </w:t>
      </w:r>
      <w:r>
        <w:rPr>
          <w:rFonts w:ascii="Cambria" w:eastAsia="Cambria" w:hAnsi="Cambria" w:cs="Cambria"/>
          <w:i/>
        </w:rPr>
        <w:t>p</w:t>
      </w:r>
      <w:r>
        <w:rPr>
          <w:rFonts w:ascii="Cambria" w:eastAsia="Cambria" w:hAnsi="Cambria" w:cs="Cambria"/>
          <w:i/>
          <w:vertAlign w:val="subscript"/>
        </w:rPr>
        <w:t>cx</w:t>
      </w:r>
      <w:r>
        <w:t xml:space="preserve">, and </w:t>
      </w:r>
      <w:r>
        <w:rPr>
          <w:rFonts w:ascii="Cambria" w:eastAsia="Cambria" w:hAnsi="Cambria" w:cs="Cambria"/>
          <w:i/>
        </w:rPr>
        <w:t>p</w:t>
      </w:r>
      <w:r>
        <w:rPr>
          <w:rFonts w:ascii="Cambria" w:eastAsia="Cambria" w:hAnsi="Cambria" w:cs="Cambria"/>
          <w:i/>
          <w:vertAlign w:val="subscript"/>
        </w:rPr>
        <w:t>cv</w:t>
      </w:r>
      <w:r>
        <w:t xml:space="preserve">. The p-values </w:t>
      </w:r>
      <w:r>
        <w:rPr>
          <w:rFonts w:ascii="Cambria" w:eastAsia="Cambria" w:hAnsi="Cambria" w:cs="Cambria"/>
          <w:i/>
        </w:rPr>
        <w:t>p</w:t>
      </w:r>
      <w:r>
        <w:rPr>
          <w:rFonts w:ascii="Cambria" w:eastAsia="Cambria" w:hAnsi="Cambria" w:cs="Cambria"/>
          <w:i/>
          <w:vertAlign w:val="subscript"/>
        </w:rPr>
        <w:t xml:space="preserve">in </w:t>
      </w:r>
      <w:r>
        <w:t xml:space="preserve">and </w:t>
      </w:r>
      <w:r>
        <w:rPr>
          <w:rFonts w:ascii="Cambria" w:eastAsia="Cambria" w:hAnsi="Cambria" w:cs="Cambria"/>
          <w:i/>
        </w:rPr>
        <w:t>p</w:t>
      </w:r>
      <w:r>
        <w:rPr>
          <w:rFonts w:ascii="Cambria" w:eastAsia="Cambria" w:hAnsi="Cambria" w:cs="Cambria"/>
          <w:i/>
          <w:vertAlign w:val="subscript"/>
        </w:rPr>
        <w:t xml:space="preserve">de </w:t>
      </w:r>
      <w:r>
        <w:t xml:space="preserve">are the result from testing if the monotone regression coefficients </w:t>
      </w:r>
      <w:r>
        <w:rPr>
          <w:rFonts w:ascii="Cambria" w:eastAsia="Cambria" w:hAnsi="Cambria" w:cs="Cambria"/>
          <w:i/>
        </w:rPr>
        <w:t>β</w:t>
      </w:r>
      <w:r>
        <w:rPr>
          <w:rFonts w:ascii="Cambria" w:eastAsia="Cambria" w:hAnsi="Cambria" w:cs="Cambria"/>
          <w:i/>
          <w:vertAlign w:val="subscript"/>
        </w:rPr>
        <w:t xml:space="preserve">IS </w:t>
      </w:r>
      <w:r>
        <w:t xml:space="preserve">are all non-negative or all non-positive respectively, thus corresponding to non-decreasing and non-increasing curves. Similarly, </w:t>
      </w:r>
      <w:r>
        <w:rPr>
          <w:rFonts w:ascii="Cambria" w:eastAsia="Cambria" w:hAnsi="Cambria" w:cs="Cambria"/>
          <w:i/>
        </w:rPr>
        <w:t>p</w:t>
      </w:r>
      <w:r>
        <w:rPr>
          <w:rFonts w:ascii="Cambria" w:eastAsia="Cambria" w:hAnsi="Cambria" w:cs="Cambria"/>
          <w:i/>
          <w:vertAlign w:val="subscript"/>
        </w:rPr>
        <w:t xml:space="preserve">cx </w:t>
      </w:r>
      <w:r>
        <w:t xml:space="preserve">and </w:t>
      </w:r>
      <w:r>
        <w:rPr>
          <w:rFonts w:ascii="Cambria" w:eastAsia="Cambria" w:hAnsi="Cambria" w:cs="Cambria"/>
          <w:i/>
        </w:rPr>
        <w:t>p</w:t>
      </w:r>
      <w:r>
        <w:rPr>
          <w:rFonts w:ascii="Cambria" w:eastAsia="Cambria" w:hAnsi="Cambria" w:cs="Cambria"/>
          <w:i/>
          <w:vertAlign w:val="subscript"/>
        </w:rPr>
        <w:t xml:space="preserve">cv </w:t>
      </w:r>
      <w:r>
        <w:t>are p-values for convexity and concavity. Since we are testing four hypotheses simultaneously, we adjust for multiple comparisons using the Holm method (</w:t>
      </w:r>
      <w:r>
        <w:rPr>
          <w:color w:val="FF0000"/>
        </w:rPr>
        <w:t>Holm 1979</w:t>
      </w:r>
      <w:r>
        <w:t>), which ranks the p values and rejects each hypothesis sequentially.</w:t>
      </w:r>
    </w:p>
    <w:p w14:paraId="51E9509C" w14:textId="77777777" w:rsidR="00D92B39" w:rsidRDefault="00000000">
      <w:pPr>
        <w:spacing w:after="226"/>
        <w:ind w:left="-15" w:right="-15"/>
      </w:pPr>
      <w:r>
        <w:t>In practice, the null distribution of coefficient estimates, and consequently the test statistic, doesn’t have a closed-form solution. The statistic is estimated through bootstrap, by drawing random samples repeatedly from the current sample. This random sampling procedure can lead to different p-values when the SHARP test is applied repeatedly to the same data set. When the true p-value is near the significance threshold (0.05), it is likely that observed p values will fall on both sides of the threshold, causing an ambiguous test conclusion. Ideally there are many observations and/or increased iterations of random sampling to avoid the problem. Realistically, the former is difficult to achieve under resource constraints for many reasons (e.g. small number of replicates, sparse or skewed dose grid, etc.) while the later will significantly increase the computation time. As a robust work around, the testing output is stabilized by implementing the SHARP test on each dose-response pair repeatedly and taking the median p-value across repetitions. An alternative is to use a “voting” rule for decision making, taking the shape with maximum votes across all repetition as the final classification. In practice, the two rules lead to nearly identical conclusions, and we use the median p-value rule.</w:t>
      </w:r>
    </w:p>
    <w:p w14:paraId="7EC6450A" w14:textId="77777777" w:rsidR="00D92B39" w:rsidRDefault="00000000">
      <w:pPr>
        <w:pStyle w:val="Heading3"/>
        <w:spacing w:after="22"/>
        <w:ind w:left="-5"/>
      </w:pPr>
      <w:r>
        <w:rPr>
          <w:b w:val="0"/>
          <w:i/>
          <w:sz w:val="23"/>
        </w:rPr>
        <w:t>Scalability and Visualization</w:t>
      </w:r>
    </w:p>
    <w:p w14:paraId="17537EB5" w14:textId="77777777" w:rsidR="00D92B39" w:rsidRDefault="00000000">
      <w:pPr>
        <w:ind w:left="-15" w:right="-15" w:firstLine="0"/>
      </w:pPr>
      <w:r>
        <w:t>Despite the mathematical complexity, SHARP is parallelizable and efficient, which enables automated evaluation of hormesis on large toxicology datasets with many chemical-assay pairs such as Tox21. However, SHARP returns four p-values for each does-response curve, and a large-scale toxicology dataset often includes thousands of curves (for example, more than 5000 curves in Tox21). It is tedious to examine these p-values curve by curve. Instead, we develop a visual summary of testing results that can provide a concise and comprehensive view of the test outputs to highlight findings.</w:t>
      </w:r>
    </w:p>
    <w:p w14:paraId="793092C8" w14:textId="77777777" w:rsidR="00D92B39" w:rsidRDefault="00000000">
      <w:pPr>
        <w:spacing w:after="151"/>
        <w:ind w:left="-15" w:right="-15"/>
      </w:pPr>
      <w:r>
        <w:t xml:space="preserve">Our novel visualization scheme integrates the test p-values and shape conclusions for multiple curves on one 2D surface. The surface is divided into four panels defined by two axes: convex vs. concave (horizontal) and decreasing vs. increasing (vertical) (Figure </w:t>
      </w:r>
      <w:r>
        <w:rPr>
          <w:color w:val="FF0000"/>
        </w:rPr>
        <w:t>3a</w:t>
      </w:r>
      <w:r>
        <w:t xml:space="preserve">). Each chemical-assay pair is indicated by a point, whose position is determined by the four p-values from SHARP test values </w:t>
      </w:r>
      <w:r>
        <w:rPr>
          <w:rFonts w:ascii="Cambria" w:eastAsia="Cambria" w:hAnsi="Cambria" w:cs="Cambria"/>
          <w:i/>
        </w:rPr>
        <w:t>p</w:t>
      </w:r>
      <w:r>
        <w:rPr>
          <w:rFonts w:ascii="Cambria" w:eastAsia="Cambria" w:hAnsi="Cambria" w:cs="Cambria"/>
          <w:i/>
          <w:vertAlign w:val="subscript"/>
        </w:rPr>
        <w:t>in</w:t>
      </w:r>
      <w:r>
        <w:rPr>
          <w:rFonts w:ascii="Cambria" w:eastAsia="Cambria" w:hAnsi="Cambria" w:cs="Cambria"/>
          <w:i/>
        </w:rPr>
        <w:t>,p</w:t>
      </w:r>
      <w:r>
        <w:rPr>
          <w:rFonts w:ascii="Cambria" w:eastAsia="Cambria" w:hAnsi="Cambria" w:cs="Cambria"/>
          <w:i/>
          <w:vertAlign w:val="subscript"/>
        </w:rPr>
        <w:t>de</w:t>
      </w:r>
      <w:r>
        <w:rPr>
          <w:rFonts w:ascii="Cambria" w:eastAsia="Cambria" w:hAnsi="Cambria" w:cs="Cambria"/>
          <w:i/>
        </w:rPr>
        <w:t>,p</w:t>
      </w:r>
      <w:r>
        <w:rPr>
          <w:rFonts w:ascii="Cambria" w:eastAsia="Cambria" w:hAnsi="Cambria" w:cs="Cambria"/>
          <w:i/>
          <w:vertAlign w:val="subscript"/>
        </w:rPr>
        <w:t>cx</w:t>
      </w:r>
      <w:r>
        <w:rPr>
          <w:rFonts w:ascii="Cambria" w:eastAsia="Cambria" w:hAnsi="Cambria" w:cs="Cambria"/>
          <w:i/>
        </w:rPr>
        <w:t>,p</w:t>
      </w:r>
      <w:r>
        <w:rPr>
          <w:rFonts w:ascii="Cambria" w:eastAsia="Cambria" w:hAnsi="Cambria" w:cs="Cambria"/>
          <w:i/>
          <w:vertAlign w:val="subscript"/>
        </w:rPr>
        <w:t xml:space="preserve">cv </w:t>
      </w:r>
      <w:r>
        <w:t>as follows:</w:t>
      </w:r>
    </w:p>
    <w:tbl>
      <w:tblPr>
        <w:tblStyle w:val="TableGrid"/>
        <w:tblW w:w="7596" w:type="dxa"/>
        <w:tblInd w:w="710" w:type="dxa"/>
        <w:tblCellMar>
          <w:top w:w="14" w:type="dxa"/>
        </w:tblCellMar>
        <w:tblLook w:val="04A0" w:firstRow="1" w:lastRow="0" w:firstColumn="1" w:lastColumn="0" w:noHBand="0" w:noVBand="1"/>
      </w:tblPr>
      <w:tblGrid>
        <w:gridCol w:w="1133"/>
        <w:gridCol w:w="6077"/>
        <w:gridCol w:w="386"/>
      </w:tblGrid>
      <w:tr w:rsidR="00D92B39" w14:paraId="317FCB22" w14:textId="77777777">
        <w:trPr>
          <w:trHeight w:val="253"/>
        </w:trPr>
        <w:tc>
          <w:tcPr>
            <w:tcW w:w="1133" w:type="dxa"/>
            <w:tcBorders>
              <w:top w:val="nil"/>
              <w:left w:val="nil"/>
              <w:bottom w:val="nil"/>
              <w:right w:val="nil"/>
            </w:tcBorders>
          </w:tcPr>
          <w:p w14:paraId="577C093A" w14:textId="77777777" w:rsidR="00D92B39" w:rsidRDefault="00000000">
            <w:pPr>
              <w:spacing w:after="0" w:line="259" w:lineRule="auto"/>
              <w:ind w:left="62" w:firstLine="0"/>
              <w:jc w:val="center"/>
            </w:pPr>
            <w:r>
              <w:t xml:space="preserve">Vertical </w:t>
            </w:r>
            <w:r>
              <w:rPr>
                <w:rFonts w:ascii="Cambria" w:eastAsia="Cambria" w:hAnsi="Cambria" w:cs="Cambria"/>
              </w:rPr>
              <w:t>:</w:t>
            </w:r>
          </w:p>
        </w:tc>
        <w:tc>
          <w:tcPr>
            <w:tcW w:w="6076" w:type="dxa"/>
            <w:tcBorders>
              <w:top w:val="nil"/>
              <w:left w:val="nil"/>
              <w:bottom w:val="nil"/>
              <w:right w:val="nil"/>
            </w:tcBorders>
          </w:tcPr>
          <w:p w14:paraId="4C7AD89A" w14:textId="77777777" w:rsidR="00D92B39" w:rsidRDefault="00000000">
            <w:pPr>
              <w:spacing w:after="0" w:line="259" w:lineRule="auto"/>
              <w:ind w:firstLine="0"/>
              <w:jc w:val="left"/>
            </w:pP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i/>
              </w:rPr>
              <w:t>&lt; p</w:t>
            </w:r>
            <w:r>
              <w:rPr>
                <w:rFonts w:ascii="Cambria" w:eastAsia="Cambria" w:hAnsi="Cambria" w:cs="Cambria"/>
                <w:i/>
                <w:vertAlign w:val="subscript"/>
              </w:rPr>
              <w:t>de</w:t>
            </w:r>
            <w:r>
              <w:rPr>
                <w:rFonts w:ascii="Cambria" w:eastAsia="Cambria" w:hAnsi="Cambria" w:cs="Cambria"/>
              </w:rPr>
              <w:t xml:space="preserve">)(1 − </w:t>
            </w:r>
            <w:r>
              <w:rPr>
                <w:rFonts w:ascii="Cambria" w:eastAsia="Cambria" w:hAnsi="Cambria" w:cs="Cambria"/>
                <w:i/>
              </w:rPr>
              <w:t>p</w:t>
            </w:r>
            <w:r>
              <w:rPr>
                <w:rFonts w:ascii="Cambria" w:eastAsia="Cambria" w:hAnsi="Cambria" w:cs="Cambria"/>
                <w:i/>
                <w:vertAlign w:val="subscript"/>
              </w:rPr>
              <w:t>in</w:t>
            </w:r>
            <w:r>
              <w:rPr>
                <w:rFonts w:ascii="Cambria" w:eastAsia="Cambria" w:hAnsi="Cambria" w:cs="Cambria"/>
              </w:rPr>
              <w:t xml:space="preserve">)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i/>
              </w:rPr>
              <w:t>&gt; p</w:t>
            </w:r>
            <w:r>
              <w:rPr>
                <w:rFonts w:ascii="Cambria" w:eastAsia="Cambria" w:hAnsi="Cambria" w:cs="Cambria"/>
                <w:i/>
                <w:vertAlign w:val="subscript"/>
              </w:rPr>
              <w:t>de</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de </w:t>
            </w:r>
            <w:r>
              <w:rPr>
                <w:rFonts w:ascii="Cambria" w:eastAsia="Cambria" w:hAnsi="Cambria" w:cs="Cambria"/>
              </w:rPr>
              <w:t xml:space="preserve">− 1)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rPr>
              <w:t xml:space="preserve">= </w:t>
            </w:r>
            <w:r>
              <w:rPr>
                <w:rFonts w:ascii="Cambria" w:eastAsia="Cambria" w:hAnsi="Cambria" w:cs="Cambria"/>
                <w:i/>
              </w:rPr>
              <w:t>p</w:t>
            </w:r>
            <w:r>
              <w:rPr>
                <w:rFonts w:ascii="Cambria" w:eastAsia="Cambria" w:hAnsi="Cambria" w:cs="Cambria"/>
                <w:i/>
                <w:vertAlign w:val="subscript"/>
              </w:rPr>
              <w:t>de</w:t>
            </w:r>
            <w:r>
              <w:rPr>
                <w:rFonts w:ascii="Cambria" w:eastAsia="Cambria" w:hAnsi="Cambria" w:cs="Cambria"/>
              </w:rPr>
              <w:t>)0</w:t>
            </w:r>
          </w:p>
        </w:tc>
        <w:tc>
          <w:tcPr>
            <w:tcW w:w="386" w:type="dxa"/>
            <w:tcBorders>
              <w:top w:val="nil"/>
              <w:left w:val="nil"/>
              <w:bottom w:val="nil"/>
              <w:right w:val="nil"/>
            </w:tcBorders>
          </w:tcPr>
          <w:p w14:paraId="1FD46051" w14:textId="77777777" w:rsidR="00D92B39" w:rsidRDefault="00000000">
            <w:pPr>
              <w:spacing w:after="0" w:line="259" w:lineRule="auto"/>
              <w:ind w:left="154" w:firstLine="0"/>
              <w:jc w:val="left"/>
            </w:pPr>
            <w:r>
              <w:t>(3)</w:t>
            </w:r>
          </w:p>
        </w:tc>
      </w:tr>
      <w:tr w:rsidR="00D92B39" w14:paraId="6232B7EA" w14:textId="77777777">
        <w:trPr>
          <w:trHeight w:val="253"/>
        </w:trPr>
        <w:tc>
          <w:tcPr>
            <w:tcW w:w="1133" w:type="dxa"/>
            <w:tcBorders>
              <w:top w:val="nil"/>
              <w:left w:val="nil"/>
              <w:bottom w:val="nil"/>
              <w:right w:val="nil"/>
            </w:tcBorders>
          </w:tcPr>
          <w:p w14:paraId="0EA0AAAD" w14:textId="77777777" w:rsidR="00D92B39" w:rsidRDefault="00000000">
            <w:pPr>
              <w:spacing w:after="0" w:line="259" w:lineRule="auto"/>
              <w:ind w:firstLine="0"/>
              <w:jc w:val="left"/>
            </w:pPr>
            <w:r>
              <w:t xml:space="preserve">Horizontal </w:t>
            </w:r>
            <w:r>
              <w:rPr>
                <w:rFonts w:ascii="Cambria" w:eastAsia="Cambria" w:hAnsi="Cambria" w:cs="Cambria"/>
              </w:rPr>
              <w:t>:</w:t>
            </w:r>
          </w:p>
        </w:tc>
        <w:tc>
          <w:tcPr>
            <w:tcW w:w="6076" w:type="dxa"/>
            <w:tcBorders>
              <w:top w:val="nil"/>
              <w:left w:val="nil"/>
              <w:bottom w:val="nil"/>
              <w:right w:val="nil"/>
            </w:tcBorders>
          </w:tcPr>
          <w:p w14:paraId="44C061B9" w14:textId="77777777" w:rsidR="00D92B39" w:rsidRDefault="00000000">
            <w:pPr>
              <w:spacing w:after="0" w:line="259" w:lineRule="auto"/>
              <w:ind w:firstLine="0"/>
              <w:jc w:val="left"/>
            </w:pPr>
            <w:r>
              <w:rPr>
                <w:rFonts w:ascii="Cambria" w:eastAsia="Cambria" w:hAnsi="Cambria" w:cs="Cambria"/>
                <w:i/>
              </w:rPr>
              <w:t xml:space="preserve">X </w:t>
            </w:r>
            <w:r>
              <w:rPr>
                <w:rFonts w:ascii="Cambria" w:eastAsia="Cambria" w:hAnsi="Cambria" w:cs="Cambria"/>
              </w:rPr>
              <w:t xml:space="preserve">=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cv </w:t>
            </w:r>
            <w:r>
              <w:rPr>
                <w:rFonts w:ascii="Cambria" w:eastAsia="Cambria" w:hAnsi="Cambria" w:cs="Cambria"/>
                <w:i/>
              </w:rPr>
              <w:t>&lt; p</w:t>
            </w:r>
            <w:r>
              <w:rPr>
                <w:rFonts w:ascii="Cambria" w:eastAsia="Cambria" w:hAnsi="Cambria" w:cs="Cambria"/>
                <w:i/>
                <w:vertAlign w:val="subscript"/>
              </w:rPr>
              <w:t>cx</w:t>
            </w:r>
            <w:r>
              <w:rPr>
                <w:rFonts w:ascii="Cambria" w:eastAsia="Cambria" w:hAnsi="Cambria" w:cs="Cambria"/>
              </w:rPr>
              <w:t xml:space="preserve">)(1 − </w:t>
            </w:r>
            <w:r>
              <w:rPr>
                <w:rFonts w:ascii="Cambria" w:eastAsia="Cambria" w:hAnsi="Cambria" w:cs="Cambria"/>
                <w:i/>
              </w:rPr>
              <w:t>p</w:t>
            </w:r>
            <w:r>
              <w:rPr>
                <w:rFonts w:ascii="Cambria" w:eastAsia="Cambria" w:hAnsi="Cambria" w:cs="Cambria"/>
                <w:i/>
                <w:vertAlign w:val="subscript"/>
              </w:rPr>
              <w:t>cv</w:t>
            </w:r>
            <w:r>
              <w:rPr>
                <w:rFonts w:ascii="Cambria" w:eastAsia="Cambria" w:hAnsi="Cambria" w:cs="Cambria"/>
              </w:rPr>
              <w:t xml:space="preserve">)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cv </w:t>
            </w:r>
            <w:r>
              <w:rPr>
                <w:rFonts w:ascii="Cambria" w:eastAsia="Cambria" w:hAnsi="Cambria" w:cs="Cambria"/>
                <w:i/>
              </w:rPr>
              <w:t>&gt; p</w:t>
            </w:r>
            <w:r>
              <w:rPr>
                <w:rFonts w:ascii="Cambria" w:eastAsia="Cambria" w:hAnsi="Cambria" w:cs="Cambria"/>
                <w:i/>
                <w:vertAlign w:val="subscript"/>
              </w:rPr>
              <w:t>cx</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cx </w:t>
            </w:r>
            <w:r>
              <w:rPr>
                <w:rFonts w:ascii="Cambria" w:eastAsia="Cambria" w:hAnsi="Cambria" w:cs="Cambria"/>
              </w:rPr>
              <w:t xml:space="preserve">− 1)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cx </w:t>
            </w:r>
            <w:r>
              <w:rPr>
                <w:rFonts w:ascii="Cambria" w:eastAsia="Cambria" w:hAnsi="Cambria" w:cs="Cambria"/>
              </w:rPr>
              <w:t xml:space="preserve">= </w:t>
            </w:r>
            <w:r>
              <w:rPr>
                <w:rFonts w:ascii="Cambria" w:eastAsia="Cambria" w:hAnsi="Cambria" w:cs="Cambria"/>
                <w:i/>
              </w:rPr>
              <w:t>p</w:t>
            </w:r>
            <w:r>
              <w:rPr>
                <w:rFonts w:ascii="Cambria" w:eastAsia="Cambria" w:hAnsi="Cambria" w:cs="Cambria"/>
                <w:i/>
                <w:vertAlign w:val="subscript"/>
              </w:rPr>
              <w:t>cv</w:t>
            </w:r>
            <w:r>
              <w:rPr>
                <w:rFonts w:ascii="Cambria" w:eastAsia="Cambria" w:hAnsi="Cambria" w:cs="Cambria"/>
              </w:rPr>
              <w:t>)0</w:t>
            </w:r>
          </w:p>
        </w:tc>
        <w:tc>
          <w:tcPr>
            <w:tcW w:w="386" w:type="dxa"/>
            <w:tcBorders>
              <w:top w:val="nil"/>
              <w:left w:val="nil"/>
              <w:bottom w:val="nil"/>
              <w:right w:val="nil"/>
            </w:tcBorders>
          </w:tcPr>
          <w:p w14:paraId="2371DCDC" w14:textId="77777777" w:rsidR="00D92B39" w:rsidRDefault="00000000">
            <w:pPr>
              <w:spacing w:after="0" w:line="259" w:lineRule="auto"/>
              <w:ind w:left="154" w:firstLine="0"/>
              <w:jc w:val="left"/>
            </w:pPr>
            <w:r>
              <w:t>(4)</w:t>
            </w:r>
          </w:p>
        </w:tc>
      </w:tr>
    </w:tbl>
    <w:p w14:paraId="4EC67D99" w14:textId="77777777" w:rsidR="00D92B39" w:rsidRDefault="00000000">
      <w:pPr>
        <w:ind w:left="-15" w:right="-15"/>
      </w:pPr>
      <w:r>
        <w:t xml:space="preserve">As Equations </w:t>
      </w:r>
      <w:r>
        <w:rPr>
          <w:color w:val="FF0000"/>
        </w:rPr>
        <w:t xml:space="preserve">3 </w:t>
      </w:r>
      <w:r>
        <w:t xml:space="preserve">and </w:t>
      </w:r>
      <w:r>
        <w:rPr>
          <w:color w:val="FF0000"/>
        </w:rPr>
        <w:t xml:space="preserve">4 </w:t>
      </w:r>
      <w:r>
        <w:t xml:space="preserve">show, the comparison between p-values determines which subspace the chemicalassay pair belongs to, and the absolute magnitude of the p-values determines how far it is from the plot border. When </w:t>
      </w: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i/>
        </w:rPr>
        <w:t>&lt; p</w:t>
      </w:r>
      <w:r>
        <w:rPr>
          <w:rFonts w:ascii="Cambria" w:eastAsia="Cambria" w:hAnsi="Cambria" w:cs="Cambria"/>
          <w:i/>
          <w:vertAlign w:val="subscript"/>
        </w:rPr>
        <w:t>de</w:t>
      </w:r>
      <w:r>
        <w:t xml:space="preserve">, the point will be placed on the upper half of the plot, and when the inequality is reversed the point is in the lower half of the plane. Similarly, </w:t>
      </w:r>
      <w:r>
        <w:rPr>
          <w:rFonts w:ascii="Cambria" w:eastAsia="Cambria" w:hAnsi="Cambria" w:cs="Cambria"/>
          <w:i/>
        </w:rPr>
        <w:t>p</w:t>
      </w:r>
      <w:r>
        <w:rPr>
          <w:rFonts w:ascii="Cambria" w:eastAsia="Cambria" w:hAnsi="Cambria" w:cs="Cambria"/>
          <w:i/>
          <w:vertAlign w:val="subscript"/>
        </w:rPr>
        <w:t xml:space="preserve">cv </w:t>
      </w:r>
      <w:r>
        <w:t xml:space="preserve">and </w:t>
      </w:r>
      <w:r>
        <w:rPr>
          <w:rFonts w:ascii="Cambria" w:eastAsia="Cambria" w:hAnsi="Cambria" w:cs="Cambria"/>
          <w:i/>
        </w:rPr>
        <w:t>p</w:t>
      </w:r>
      <w:r>
        <w:rPr>
          <w:rFonts w:ascii="Cambria" w:eastAsia="Cambria" w:hAnsi="Cambria" w:cs="Cambria"/>
          <w:i/>
          <w:vertAlign w:val="subscript"/>
        </w:rPr>
        <w:t xml:space="preserve">cx </w:t>
      </w:r>
      <w:r>
        <w:t xml:space="preserve">determines the horizontal position following Equation </w:t>
      </w:r>
      <w:r>
        <w:rPr>
          <w:color w:val="FF0000"/>
        </w:rPr>
        <w:t>4</w:t>
      </w:r>
      <w:r>
        <w:t xml:space="preserve">. In this way, we create an interpretable layout by placing smaller, </w:t>
      </w:r>
      <w:r>
        <w:lastRenderedPageBreak/>
        <w:t>more significant p-values toward the edges of the plot. For the pairs of opposing shapes (convex vs concave or decreasing vs increasing), only one shape can be significant at a time, so the shape with the smaller p-value is taken as the identified shape.</w:t>
      </w:r>
    </w:p>
    <w:p w14:paraId="2FCD3E82" w14:textId="77777777" w:rsidR="00D92B39" w:rsidRDefault="00000000">
      <w:pPr>
        <w:spacing w:after="342" w:line="259" w:lineRule="auto"/>
        <w:ind w:left="486" w:firstLine="0"/>
        <w:jc w:val="left"/>
      </w:pPr>
      <w:r>
        <w:rPr>
          <w:noProof/>
        </w:rPr>
        <w:drawing>
          <wp:inline distT="0" distB="0" distL="0" distR="0" wp14:anchorId="3A8BF14A" wp14:editId="25B46838">
            <wp:extent cx="4648201" cy="3895345"/>
            <wp:effectExtent l="0" t="0" r="0" b="0"/>
            <wp:docPr id="61511" name="Picture 61511"/>
            <wp:cNvGraphicFramePr/>
            <a:graphic xmlns:a="http://schemas.openxmlformats.org/drawingml/2006/main">
              <a:graphicData uri="http://schemas.openxmlformats.org/drawingml/2006/picture">
                <pic:pic xmlns:pic="http://schemas.openxmlformats.org/drawingml/2006/picture">
                  <pic:nvPicPr>
                    <pic:cNvPr id="61511" name="Picture 61511"/>
                    <pic:cNvPicPr/>
                  </pic:nvPicPr>
                  <pic:blipFill>
                    <a:blip r:embed="rId7"/>
                    <a:stretch>
                      <a:fillRect/>
                    </a:stretch>
                  </pic:blipFill>
                  <pic:spPr>
                    <a:xfrm>
                      <a:off x="0" y="0"/>
                      <a:ext cx="4648201" cy="3895345"/>
                    </a:xfrm>
                    <a:prstGeom prst="rect">
                      <a:avLst/>
                    </a:prstGeom>
                  </pic:spPr>
                </pic:pic>
              </a:graphicData>
            </a:graphic>
          </wp:inline>
        </w:drawing>
      </w:r>
    </w:p>
    <w:p w14:paraId="6FE3D897" w14:textId="77777777" w:rsidR="00D92B39" w:rsidRDefault="00000000">
      <w:pPr>
        <w:spacing w:after="509" w:line="251" w:lineRule="auto"/>
        <w:ind w:left="-5" w:hanging="10"/>
        <w:jc w:val="left"/>
      </w:pPr>
      <w:r>
        <w:rPr>
          <w:b/>
          <w:sz w:val="17"/>
        </w:rPr>
        <w:t xml:space="preserve">Figure 1. </w:t>
      </w:r>
      <w:r>
        <w:rPr>
          <w:sz w:val="17"/>
        </w:rPr>
        <w:t>Examples from the motivational dataset that have been classified into the four categories: a concave-decreasing hormesis curve, a monotonically increasing curve, a concave U-shape curve and a curve with unclear signals. Curves with significant monotonicity (</w:t>
      </w:r>
      <w:r>
        <w:rPr>
          <w:rFonts w:ascii="Cambria" w:eastAsia="Cambria" w:hAnsi="Cambria" w:cs="Cambria"/>
          <w:i/>
          <w:sz w:val="18"/>
        </w:rPr>
        <w:t>p</w:t>
      </w:r>
      <w:r>
        <w:rPr>
          <w:rFonts w:ascii="Cambria" w:eastAsia="Cambria" w:hAnsi="Cambria" w:cs="Cambria"/>
          <w:i/>
          <w:sz w:val="18"/>
          <w:vertAlign w:val="subscript"/>
        </w:rPr>
        <w:t xml:space="preserve">in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or </w:t>
      </w:r>
      <w:r>
        <w:rPr>
          <w:rFonts w:ascii="Cambria" w:eastAsia="Cambria" w:hAnsi="Cambria" w:cs="Cambria"/>
          <w:i/>
          <w:sz w:val="18"/>
        </w:rPr>
        <w:t>p</w:t>
      </w:r>
      <w:r>
        <w:rPr>
          <w:rFonts w:ascii="Cambria" w:eastAsia="Cambria" w:hAnsi="Cambria" w:cs="Cambria"/>
          <w:i/>
          <w:sz w:val="18"/>
          <w:vertAlign w:val="subscript"/>
        </w:rPr>
        <w:t xml:space="preserve">de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but not convexity (</w:t>
      </w:r>
      <w:r>
        <w:rPr>
          <w:rFonts w:ascii="Cambria" w:eastAsia="Cambria" w:hAnsi="Cambria" w:cs="Cambria"/>
          <w:i/>
          <w:sz w:val="18"/>
        </w:rPr>
        <w:t>p</w:t>
      </w:r>
      <w:r>
        <w:rPr>
          <w:rFonts w:ascii="Cambria" w:eastAsia="Cambria" w:hAnsi="Cambria" w:cs="Cambria"/>
          <w:i/>
          <w:sz w:val="18"/>
          <w:vertAlign w:val="subscript"/>
        </w:rPr>
        <w:t xml:space="preserve">cv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cx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are monotone, corresponding to a regular toxicity pattern. Curves with significant convexity/concavity (</w:t>
      </w:r>
      <w:r>
        <w:rPr>
          <w:rFonts w:ascii="Cambria" w:eastAsia="Cambria" w:hAnsi="Cambria" w:cs="Cambria"/>
          <w:i/>
          <w:sz w:val="18"/>
        </w:rPr>
        <w:t>p</w:t>
      </w:r>
      <w:r>
        <w:rPr>
          <w:rFonts w:ascii="Cambria" w:eastAsia="Cambria" w:hAnsi="Cambria" w:cs="Cambria"/>
          <w:i/>
          <w:sz w:val="18"/>
          <w:vertAlign w:val="subscript"/>
        </w:rPr>
        <w:t xml:space="preserve">cx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or </w:t>
      </w:r>
      <w:r>
        <w:rPr>
          <w:rFonts w:ascii="Cambria" w:eastAsia="Cambria" w:hAnsi="Cambria" w:cs="Cambria"/>
          <w:i/>
          <w:sz w:val="18"/>
        </w:rPr>
        <w:t>p</w:t>
      </w:r>
      <w:r>
        <w:rPr>
          <w:rFonts w:ascii="Cambria" w:eastAsia="Cambria" w:hAnsi="Cambria" w:cs="Cambria"/>
          <w:i/>
          <w:sz w:val="18"/>
          <w:vertAlign w:val="subscript"/>
        </w:rPr>
        <w:t xml:space="preserve">cv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xml:space="preserve">) but insignificant monotonicity </w:t>
      </w:r>
      <w:r>
        <w:rPr>
          <w:rFonts w:ascii="Cambria" w:eastAsia="Cambria" w:hAnsi="Cambria" w:cs="Cambria"/>
          <w:sz w:val="18"/>
        </w:rPr>
        <w:t>(</w:t>
      </w:r>
      <w:r>
        <w:rPr>
          <w:rFonts w:ascii="Cambria" w:eastAsia="Cambria" w:hAnsi="Cambria" w:cs="Cambria"/>
          <w:i/>
          <w:sz w:val="18"/>
        </w:rPr>
        <w:t>p</w:t>
      </w:r>
      <w:r>
        <w:rPr>
          <w:rFonts w:ascii="Cambria" w:eastAsia="Cambria" w:hAnsi="Cambria" w:cs="Cambria"/>
          <w:i/>
          <w:sz w:val="18"/>
          <w:vertAlign w:val="subscript"/>
        </w:rPr>
        <w:t xml:space="preserve">in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de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xml:space="preserve">) are of U-shape. Curves that are either convex with increasing trend </w:t>
      </w:r>
      <w:r>
        <w:rPr>
          <w:rFonts w:ascii="Cambria" w:eastAsia="Cambria" w:hAnsi="Cambria" w:cs="Cambria"/>
          <w:sz w:val="18"/>
        </w:rPr>
        <w:t>(</w:t>
      </w:r>
      <w:r>
        <w:rPr>
          <w:rFonts w:ascii="Cambria" w:eastAsia="Cambria" w:hAnsi="Cambria" w:cs="Cambria"/>
          <w:i/>
          <w:sz w:val="18"/>
        </w:rPr>
        <w:t>p</w:t>
      </w:r>
      <w:r>
        <w:rPr>
          <w:rFonts w:ascii="Cambria" w:eastAsia="Cambria" w:hAnsi="Cambria" w:cs="Cambria"/>
          <w:i/>
          <w:sz w:val="18"/>
          <w:vertAlign w:val="subscript"/>
        </w:rPr>
        <w:t xml:space="preserve">cx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in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or concave with decreasing trend (</w:t>
      </w:r>
      <w:r>
        <w:rPr>
          <w:rFonts w:ascii="Cambria" w:eastAsia="Cambria" w:hAnsi="Cambria" w:cs="Cambria"/>
          <w:i/>
          <w:sz w:val="18"/>
        </w:rPr>
        <w:t>p</w:t>
      </w:r>
      <w:r>
        <w:rPr>
          <w:rFonts w:ascii="Cambria" w:eastAsia="Cambria" w:hAnsi="Cambria" w:cs="Cambria"/>
          <w:i/>
          <w:sz w:val="18"/>
          <w:vertAlign w:val="subscript"/>
        </w:rPr>
        <w:t xml:space="preserve">cv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de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are of J-shape, indicating a possible hormetic pattern. Curves that are insignificant have no specific toxicity signals.</w:t>
      </w:r>
    </w:p>
    <w:p w14:paraId="12F9111E" w14:textId="77777777" w:rsidR="00D92B39" w:rsidRDefault="00000000">
      <w:pPr>
        <w:spacing w:after="37"/>
        <w:ind w:left="-15" w:right="-15"/>
      </w:pPr>
      <w:r>
        <w:t xml:space="preserve">We plot four dashed lines corresponding to the p-value significance threshold </w:t>
      </w:r>
      <w:r>
        <w:rPr>
          <w:rFonts w:ascii="Cambria" w:eastAsia="Cambria" w:hAnsi="Cambria" w:cs="Cambria"/>
          <w:i/>
        </w:rPr>
        <w:t xml:space="preserve">α </w:t>
      </w:r>
      <w:r>
        <w:rPr>
          <w:rFonts w:ascii="Cambria" w:eastAsia="Cambria" w:hAnsi="Cambria" w:cs="Cambria"/>
        </w:rPr>
        <w:t>= 0</w:t>
      </w:r>
      <w:r>
        <w:rPr>
          <w:rFonts w:ascii="Cambria" w:eastAsia="Cambria" w:hAnsi="Cambria" w:cs="Cambria"/>
          <w:i/>
        </w:rPr>
        <w:t>.</w:t>
      </w:r>
      <w:r>
        <w:rPr>
          <w:rFonts w:ascii="Cambria" w:eastAsia="Cambria" w:hAnsi="Cambria" w:cs="Cambria"/>
        </w:rPr>
        <w:t>05</w:t>
      </w:r>
      <w:r>
        <w:t xml:space="preserve">, which further divides the plot into a center square and eight edge regions. Figure </w:t>
      </w:r>
      <w:r>
        <w:rPr>
          <w:color w:val="FF0000"/>
        </w:rPr>
        <w:t xml:space="preserve">2 </w:t>
      </w:r>
      <w:r>
        <w:t>illustrates these regions and their respective curve shape labels. If SHARP detects a significant shape, the point will be positioned on the edge regions, while points with insignificant shapes are positioned in the center region. Points near the significant threshold need further investigation.</w:t>
      </w:r>
    </w:p>
    <w:p w14:paraId="781273E7" w14:textId="77777777" w:rsidR="00D92B39" w:rsidRDefault="00000000">
      <w:pPr>
        <w:ind w:left="-15" w:right="-15"/>
      </w:pPr>
      <w:commentRangeStart w:id="9"/>
      <w:r>
        <w:lastRenderedPageBreak/>
        <w:t xml:space="preserve">Figure </w:t>
      </w:r>
      <w:r>
        <w:rPr>
          <w:color w:val="FF0000"/>
        </w:rPr>
        <w:t xml:space="preserve">3 </w:t>
      </w:r>
      <w:r>
        <w:t>shows an example of visualizing test scores of Turmeric (lot90H73) between six different assays.</w:t>
      </w:r>
      <w:commentRangeEnd w:id="9"/>
      <w:r w:rsidR="00AC7C86">
        <w:rPr>
          <w:rStyle w:val="CommentReference"/>
          <w:sz w:val="20"/>
          <w:szCs w:val="24"/>
        </w:rPr>
        <w:commentReference w:id="9"/>
      </w:r>
      <w:r>
        <w:t xml:space="preserve"> In Figure </w:t>
      </w:r>
      <w:r>
        <w:rPr>
          <w:color w:val="FF0000"/>
        </w:rPr>
        <w:t>3a</w:t>
      </w:r>
      <w:r>
        <w:t>, the shape classification made by SHARP is plotted with each assay given a different</w:t>
      </w:r>
    </w:p>
    <w:p w14:paraId="76F5541C" w14:textId="77777777" w:rsidR="00D92B39" w:rsidRDefault="00000000">
      <w:pPr>
        <w:spacing w:after="20" w:line="259" w:lineRule="auto"/>
        <w:ind w:left="1699" w:firstLine="0"/>
        <w:jc w:val="left"/>
      </w:pPr>
      <w:r>
        <w:rPr>
          <w:noProof/>
          <w:sz w:val="22"/>
        </w:rPr>
        <mc:AlternateContent>
          <mc:Choice Requires="wpg">
            <w:drawing>
              <wp:inline distT="0" distB="0" distL="0" distR="0" wp14:anchorId="150EF900" wp14:editId="7A732181">
                <wp:extent cx="3092214" cy="2425487"/>
                <wp:effectExtent l="0" t="0" r="0" b="0"/>
                <wp:docPr id="53710" name="Group 53710"/>
                <wp:cNvGraphicFramePr/>
                <a:graphic xmlns:a="http://schemas.openxmlformats.org/drawingml/2006/main">
                  <a:graphicData uri="http://schemas.microsoft.com/office/word/2010/wordprocessingGroup">
                    <wpg:wgp>
                      <wpg:cNvGrpSpPr/>
                      <wpg:grpSpPr>
                        <a:xfrm>
                          <a:off x="0" y="0"/>
                          <a:ext cx="3092214" cy="2425487"/>
                          <a:chOff x="0" y="0"/>
                          <a:chExt cx="3092214" cy="2425487"/>
                        </a:xfrm>
                      </wpg:grpSpPr>
                      <wps:wsp>
                        <wps:cNvPr id="1085" name="Shape 1085"/>
                        <wps:cNvSpPr/>
                        <wps:spPr>
                          <a:xfrm>
                            <a:off x="201110" y="2259647"/>
                            <a:ext cx="2542911" cy="0"/>
                          </a:xfrm>
                          <a:custGeom>
                            <a:avLst/>
                            <a:gdLst/>
                            <a:ahLst/>
                            <a:cxnLst/>
                            <a:rect l="0" t="0" r="0" b="0"/>
                            <a:pathLst>
                              <a:path w="2542911">
                                <a:moveTo>
                                  <a:pt x="0" y="0"/>
                                </a:moveTo>
                                <a:lnTo>
                                  <a:pt x="2542911" y="0"/>
                                </a:lnTo>
                              </a:path>
                            </a:pathLst>
                          </a:custGeom>
                          <a:ln w="2329" cap="flat">
                            <a:round/>
                          </a:ln>
                        </wps:spPr>
                        <wps:style>
                          <a:lnRef idx="1">
                            <a:srgbClr val="EBEBEB"/>
                          </a:lnRef>
                          <a:fillRef idx="0">
                            <a:srgbClr val="000000">
                              <a:alpha val="0"/>
                            </a:srgbClr>
                          </a:fillRef>
                          <a:effectRef idx="0">
                            <a:scrgbClr r="0" g="0" b="0"/>
                          </a:effectRef>
                          <a:fontRef idx="none"/>
                        </wps:style>
                        <wps:bodyPr/>
                      </wps:wsp>
                      <wps:wsp>
                        <wps:cNvPr id="1086" name="Shape 1086"/>
                        <wps:cNvSpPr/>
                        <wps:spPr>
                          <a:xfrm>
                            <a:off x="201110" y="1183598"/>
                            <a:ext cx="2542911" cy="0"/>
                          </a:xfrm>
                          <a:custGeom>
                            <a:avLst/>
                            <a:gdLst/>
                            <a:ahLst/>
                            <a:cxnLst/>
                            <a:rect l="0" t="0" r="0" b="0"/>
                            <a:pathLst>
                              <a:path w="2542911">
                                <a:moveTo>
                                  <a:pt x="0" y="0"/>
                                </a:moveTo>
                                <a:lnTo>
                                  <a:pt x="2542911" y="0"/>
                                </a:lnTo>
                              </a:path>
                            </a:pathLst>
                          </a:custGeom>
                          <a:ln w="2329" cap="flat">
                            <a:round/>
                          </a:ln>
                        </wps:spPr>
                        <wps:style>
                          <a:lnRef idx="1">
                            <a:srgbClr val="EBEBEB"/>
                          </a:lnRef>
                          <a:fillRef idx="0">
                            <a:srgbClr val="000000">
                              <a:alpha val="0"/>
                            </a:srgbClr>
                          </a:fillRef>
                          <a:effectRef idx="0">
                            <a:scrgbClr r="0" g="0" b="0"/>
                          </a:effectRef>
                          <a:fontRef idx="none"/>
                        </wps:style>
                        <wps:bodyPr/>
                      </wps:wsp>
                      <wps:wsp>
                        <wps:cNvPr id="1087" name="Shape 1087"/>
                        <wps:cNvSpPr/>
                        <wps:spPr>
                          <a:xfrm>
                            <a:off x="201110" y="107592"/>
                            <a:ext cx="2542911" cy="0"/>
                          </a:xfrm>
                          <a:custGeom>
                            <a:avLst/>
                            <a:gdLst/>
                            <a:ahLst/>
                            <a:cxnLst/>
                            <a:rect l="0" t="0" r="0" b="0"/>
                            <a:pathLst>
                              <a:path w="2542911">
                                <a:moveTo>
                                  <a:pt x="0" y="0"/>
                                </a:moveTo>
                                <a:lnTo>
                                  <a:pt x="2542911" y="0"/>
                                </a:lnTo>
                              </a:path>
                            </a:pathLst>
                          </a:custGeom>
                          <a:ln w="2329" cap="flat">
                            <a:round/>
                          </a:ln>
                        </wps:spPr>
                        <wps:style>
                          <a:lnRef idx="1">
                            <a:srgbClr val="EBEBEB"/>
                          </a:lnRef>
                          <a:fillRef idx="0">
                            <a:srgbClr val="000000">
                              <a:alpha val="0"/>
                            </a:srgbClr>
                          </a:fillRef>
                          <a:effectRef idx="0">
                            <a:scrgbClr r="0" g="0" b="0"/>
                          </a:effectRef>
                          <a:fontRef idx="none"/>
                        </wps:style>
                        <wps:bodyPr/>
                      </wps:wsp>
                      <wps:wsp>
                        <wps:cNvPr id="1088" name="Shape 1088"/>
                        <wps:cNvSpPr/>
                        <wps:spPr>
                          <a:xfrm>
                            <a:off x="316701" y="0"/>
                            <a:ext cx="0" cy="2367239"/>
                          </a:xfrm>
                          <a:custGeom>
                            <a:avLst/>
                            <a:gdLst/>
                            <a:ahLst/>
                            <a:cxnLst/>
                            <a:rect l="0" t="0" r="0" b="0"/>
                            <a:pathLst>
                              <a:path h="2367239">
                                <a:moveTo>
                                  <a:pt x="0" y="2367239"/>
                                </a:moveTo>
                                <a:lnTo>
                                  <a:pt x="0" y="0"/>
                                </a:lnTo>
                              </a:path>
                            </a:pathLst>
                          </a:custGeom>
                          <a:ln w="2329" cap="flat">
                            <a:round/>
                          </a:ln>
                        </wps:spPr>
                        <wps:style>
                          <a:lnRef idx="1">
                            <a:srgbClr val="EBEBEB"/>
                          </a:lnRef>
                          <a:fillRef idx="0">
                            <a:srgbClr val="000000">
                              <a:alpha val="0"/>
                            </a:srgbClr>
                          </a:fillRef>
                          <a:effectRef idx="0">
                            <a:scrgbClr r="0" g="0" b="0"/>
                          </a:effectRef>
                          <a:fontRef idx="none"/>
                        </wps:style>
                        <wps:bodyPr/>
                      </wps:wsp>
                      <wps:wsp>
                        <wps:cNvPr id="1089" name="Shape 1089"/>
                        <wps:cNvSpPr/>
                        <wps:spPr>
                          <a:xfrm>
                            <a:off x="1472566" y="0"/>
                            <a:ext cx="0" cy="2367239"/>
                          </a:xfrm>
                          <a:custGeom>
                            <a:avLst/>
                            <a:gdLst/>
                            <a:ahLst/>
                            <a:cxnLst/>
                            <a:rect l="0" t="0" r="0" b="0"/>
                            <a:pathLst>
                              <a:path h="2367239">
                                <a:moveTo>
                                  <a:pt x="0" y="2367239"/>
                                </a:moveTo>
                                <a:lnTo>
                                  <a:pt x="0" y="0"/>
                                </a:lnTo>
                              </a:path>
                            </a:pathLst>
                          </a:custGeom>
                          <a:ln w="2329" cap="flat">
                            <a:round/>
                          </a:ln>
                        </wps:spPr>
                        <wps:style>
                          <a:lnRef idx="1">
                            <a:srgbClr val="EBEBEB"/>
                          </a:lnRef>
                          <a:fillRef idx="0">
                            <a:srgbClr val="000000">
                              <a:alpha val="0"/>
                            </a:srgbClr>
                          </a:fillRef>
                          <a:effectRef idx="0">
                            <a:scrgbClr r="0" g="0" b="0"/>
                          </a:effectRef>
                          <a:fontRef idx="none"/>
                        </wps:style>
                        <wps:bodyPr/>
                      </wps:wsp>
                      <wps:wsp>
                        <wps:cNvPr id="1090" name="Shape 1090"/>
                        <wps:cNvSpPr/>
                        <wps:spPr>
                          <a:xfrm>
                            <a:off x="2628431" y="0"/>
                            <a:ext cx="0" cy="2367239"/>
                          </a:xfrm>
                          <a:custGeom>
                            <a:avLst/>
                            <a:gdLst/>
                            <a:ahLst/>
                            <a:cxnLst/>
                            <a:rect l="0" t="0" r="0" b="0"/>
                            <a:pathLst>
                              <a:path h="2367239">
                                <a:moveTo>
                                  <a:pt x="0" y="2367239"/>
                                </a:moveTo>
                                <a:lnTo>
                                  <a:pt x="0" y="0"/>
                                </a:lnTo>
                              </a:path>
                            </a:pathLst>
                          </a:custGeom>
                          <a:ln w="2329" cap="flat">
                            <a:round/>
                          </a:ln>
                        </wps:spPr>
                        <wps:style>
                          <a:lnRef idx="1">
                            <a:srgbClr val="EBEBEB"/>
                          </a:lnRef>
                          <a:fillRef idx="0">
                            <a:srgbClr val="000000">
                              <a:alpha val="0"/>
                            </a:srgbClr>
                          </a:fillRef>
                          <a:effectRef idx="0">
                            <a:scrgbClr r="0" g="0" b="0"/>
                          </a:effectRef>
                          <a:fontRef idx="none"/>
                        </wps:style>
                        <wps:bodyPr/>
                      </wps:wsp>
                      <wps:wsp>
                        <wps:cNvPr id="1091" name="Shape 1091"/>
                        <wps:cNvSpPr/>
                        <wps:spPr>
                          <a:xfrm>
                            <a:off x="201110" y="1721644"/>
                            <a:ext cx="2542911" cy="0"/>
                          </a:xfrm>
                          <a:custGeom>
                            <a:avLst/>
                            <a:gdLst/>
                            <a:ahLst/>
                            <a:cxnLst/>
                            <a:rect l="0" t="0" r="0" b="0"/>
                            <a:pathLst>
                              <a:path w="2542911">
                                <a:moveTo>
                                  <a:pt x="0" y="0"/>
                                </a:moveTo>
                                <a:lnTo>
                                  <a:pt x="2542911" y="0"/>
                                </a:lnTo>
                              </a:path>
                            </a:pathLst>
                          </a:custGeom>
                          <a:ln w="4703" cap="flat">
                            <a:round/>
                          </a:ln>
                        </wps:spPr>
                        <wps:style>
                          <a:lnRef idx="1">
                            <a:srgbClr val="EBEBEB"/>
                          </a:lnRef>
                          <a:fillRef idx="0">
                            <a:srgbClr val="000000">
                              <a:alpha val="0"/>
                            </a:srgbClr>
                          </a:fillRef>
                          <a:effectRef idx="0">
                            <a:scrgbClr r="0" g="0" b="0"/>
                          </a:effectRef>
                          <a:fontRef idx="none"/>
                        </wps:style>
                        <wps:bodyPr/>
                      </wps:wsp>
                      <wps:wsp>
                        <wps:cNvPr id="1092" name="Shape 1092"/>
                        <wps:cNvSpPr/>
                        <wps:spPr>
                          <a:xfrm>
                            <a:off x="201110" y="645595"/>
                            <a:ext cx="2542911" cy="0"/>
                          </a:xfrm>
                          <a:custGeom>
                            <a:avLst/>
                            <a:gdLst/>
                            <a:ahLst/>
                            <a:cxnLst/>
                            <a:rect l="0" t="0" r="0" b="0"/>
                            <a:pathLst>
                              <a:path w="2542911">
                                <a:moveTo>
                                  <a:pt x="0" y="0"/>
                                </a:moveTo>
                                <a:lnTo>
                                  <a:pt x="2542911" y="0"/>
                                </a:lnTo>
                              </a:path>
                            </a:pathLst>
                          </a:custGeom>
                          <a:ln w="4703" cap="flat">
                            <a:round/>
                          </a:ln>
                        </wps:spPr>
                        <wps:style>
                          <a:lnRef idx="1">
                            <a:srgbClr val="EBEBEB"/>
                          </a:lnRef>
                          <a:fillRef idx="0">
                            <a:srgbClr val="000000">
                              <a:alpha val="0"/>
                            </a:srgbClr>
                          </a:fillRef>
                          <a:effectRef idx="0">
                            <a:scrgbClr r="0" g="0" b="0"/>
                          </a:effectRef>
                          <a:fontRef idx="none"/>
                        </wps:style>
                        <wps:bodyPr/>
                      </wps:wsp>
                      <wps:wsp>
                        <wps:cNvPr id="1093" name="Shape 1093"/>
                        <wps:cNvSpPr/>
                        <wps:spPr>
                          <a:xfrm>
                            <a:off x="894656" y="0"/>
                            <a:ext cx="0" cy="2367239"/>
                          </a:xfrm>
                          <a:custGeom>
                            <a:avLst/>
                            <a:gdLst/>
                            <a:ahLst/>
                            <a:cxnLst/>
                            <a:rect l="0" t="0" r="0" b="0"/>
                            <a:pathLst>
                              <a:path h="2367239">
                                <a:moveTo>
                                  <a:pt x="0" y="2367239"/>
                                </a:moveTo>
                                <a:lnTo>
                                  <a:pt x="0" y="0"/>
                                </a:lnTo>
                              </a:path>
                            </a:pathLst>
                          </a:custGeom>
                          <a:ln w="4703" cap="flat">
                            <a:round/>
                          </a:ln>
                        </wps:spPr>
                        <wps:style>
                          <a:lnRef idx="1">
                            <a:srgbClr val="EBEBEB"/>
                          </a:lnRef>
                          <a:fillRef idx="0">
                            <a:srgbClr val="000000">
                              <a:alpha val="0"/>
                            </a:srgbClr>
                          </a:fillRef>
                          <a:effectRef idx="0">
                            <a:scrgbClr r="0" g="0" b="0"/>
                          </a:effectRef>
                          <a:fontRef idx="none"/>
                        </wps:style>
                        <wps:bodyPr/>
                      </wps:wsp>
                      <wps:wsp>
                        <wps:cNvPr id="1094" name="Shape 1094"/>
                        <wps:cNvSpPr/>
                        <wps:spPr>
                          <a:xfrm>
                            <a:off x="2050520" y="0"/>
                            <a:ext cx="0" cy="2367239"/>
                          </a:xfrm>
                          <a:custGeom>
                            <a:avLst/>
                            <a:gdLst/>
                            <a:ahLst/>
                            <a:cxnLst/>
                            <a:rect l="0" t="0" r="0" b="0"/>
                            <a:pathLst>
                              <a:path h="2367239">
                                <a:moveTo>
                                  <a:pt x="0" y="2367239"/>
                                </a:moveTo>
                                <a:lnTo>
                                  <a:pt x="0" y="0"/>
                                </a:lnTo>
                              </a:path>
                            </a:pathLst>
                          </a:custGeom>
                          <a:ln w="4703" cap="flat">
                            <a:round/>
                          </a:ln>
                        </wps:spPr>
                        <wps:style>
                          <a:lnRef idx="1">
                            <a:srgbClr val="EBEBEB"/>
                          </a:lnRef>
                          <a:fillRef idx="0">
                            <a:srgbClr val="000000">
                              <a:alpha val="0"/>
                            </a:srgbClr>
                          </a:fillRef>
                          <a:effectRef idx="0">
                            <a:scrgbClr r="0" g="0" b="0"/>
                          </a:effectRef>
                          <a:fontRef idx="none"/>
                        </wps:style>
                        <wps:bodyPr/>
                      </wps:wsp>
                      <wps:wsp>
                        <wps:cNvPr id="1095" name="Shape 1095"/>
                        <wps:cNvSpPr/>
                        <wps:spPr>
                          <a:xfrm>
                            <a:off x="201110" y="1183598"/>
                            <a:ext cx="2542911" cy="0"/>
                          </a:xfrm>
                          <a:custGeom>
                            <a:avLst/>
                            <a:gdLst/>
                            <a:ahLst/>
                            <a:cxnLst/>
                            <a:rect l="0" t="0" r="0" b="0"/>
                            <a:pathLst>
                              <a:path w="2542911">
                                <a:moveTo>
                                  <a:pt x="0" y="0"/>
                                </a:moveTo>
                                <a:lnTo>
                                  <a:pt x="2542911" y="0"/>
                                </a:lnTo>
                              </a:path>
                            </a:pathLst>
                          </a:custGeom>
                          <a:ln w="4703" cap="flat">
                            <a:round/>
                          </a:ln>
                        </wps:spPr>
                        <wps:style>
                          <a:lnRef idx="1">
                            <a:srgbClr val="000000"/>
                          </a:lnRef>
                          <a:fillRef idx="0">
                            <a:srgbClr val="000000">
                              <a:alpha val="0"/>
                            </a:srgbClr>
                          </a:fillRef>
                          <a:effectRef idx="0">
                            <a:scrgbClr r="0" g="0" b="0"/>
                          </a:effectRef>
                          <a:fontRef idx="none"/>
                        </wps:style>
                        <wps:bodyPr/>
                      </wps:wsp>
                      <wps:wsp>
                        <wps:cNvPr id="1096" name="Shape 1096"/>
                        <wps:cNvSpPr/>
                        <wps:spPr>
                          <a:xfrm>
                            <a:off x="1472566" y="0"/>
                            <a:ext cx="0" cy="2367239"/>
                          </a:xfrm>
                          <a:custGeom>
                            <a:avLst/>
                            <a:gdLst/>
                            <a:ahLst/>
                            <a:cxnLst/>
                            <a:rect l="0" t="0" r="0" b="0"/>
                            <a:pathLst>
                              <a:path h="2367239">
                                <a:moveTo>
                                  <a:pt x="0" y="2367239"/>
                                </a:moveTo>
                                <a:lnTo>
                                  <a:pt x="0" y="0"/>
                                </a:lnTo>
                              </a:path>
                            </a:pathLst>
                          </a:custGeom>
                          <a:ln w="4703" cap="flat">
                            <a:round/>
                          </a:ln>
                        </wps:spPr>
                        <wps:style>
                          <a:lnRef idx="1">
                            <a:srgbClr val="000000"/>
                          </a:lnRef>
                          <a:fillRef idx="0">
                            <a:srgbClr val="000000">
                              <a:alpha val="0"/>
                            </a:srgbClr>
                          </a:fillRef>
                          <a:effectRef idx="0">
                            <a:scrgbClr r="0" g="0" b="0"/>
                          </a:effectRef>
                          <a:fontRef idx="none"/>
                        </wps:style>
                        <wps:bodyPr/>
                      </wps:wsp>
                      <wps:wsp>
                        <wps:cNvPr id="1097" name="Shape 1097"/>
                        <wps:cNvSpPr/>
                        <wps:spPr>
                          <a:xfrm>
                            <a:off x="201110" y="645595"/>
                            <a:ext cx="2542911" cy="0"/>
                          </a:xfrm>
                          <a:custGeom>
                            <a:avLst/>
                            <a:gdLst/>
                            <a:ahLst/>
                            <a:cxnLst/>
                            <a:rect l="0" t="0" r="0" b="0"/>
                            <a:pathLst>
                              <a:path w="2542911">
                                <a:moveTo>
                                  <a:pt x="0" y="0"/>
                                </a:moveTo>
                                <a:lnTo>
                                  <a:pt x="2542911" y="0"/>
                                </a:lnTo>
                              </a:path>
                            </a:pathLst>
                          </a:custGeom>
                          <a:ln w="4703" cap="flat">
                            <a:custDash>
                              <a:ds d="147772" sp="147772"/>
                            </a:custDash>
                            <a:round/>
                          </a:ln>
                        </wps:spPr>
                        <wps:style>
                          <a:lnRef idx="1">
                            <a:srgbClr val="000000"/>
                          </a:lnRef>
                          <a:fillRef idx="0">
                            <a:srgbClr val="000000">
                              <a:alpha val="0"/>
                            </a:srgbClr>
                          </a:fillRef>
                          <a:effectRef idx="0">
                            <a:scrgbClr r="0" g="0" b="0"/>
                          </a:effectRef>
                          <a:fontRef idx="none"/>
                        </wps:style>
                        <wps:bodyPr/>
                      </wps:wsp>
                      <wps:wsp>
                        <wps:cNvPr id="1098" name="Shape 1098"/>
                        <wps:cNvSpPr/>
                        <wps:spPr>
                          <a:xfrm>
                            <a:off x="201110" y="1721644"/>
                            <a:ext cx="2542911" cy="0"/>
                          </a:xfrm>
                          <a:custGeom>
                            <a:avLst/>
                            <a:gdLst/>
                            <a:ahLst/>
                            <a:cxnLst/>
                            <a:rect l="0" t="0" r="0" b="0"/>
                            <a:pathLst>
                              <a:path w="2542911">
                                <a:moveTo>
                                  <a:pt x="0" y="0"/>
                                </a:moveTo>
                                <a:lnTo>
                                  <a:pt x="2542911" y="0"/>
                                </a:lnTo>
                              </a:path>
                            </a:pathLst>
                          </a:custGeom>
                          <a:ln w="4703" cap="flat">
                            <a:custDash>
                              <a:ds d="147772" sp="147772"/>
                            </a:custDash>
                            <a:round/>
                          </a:ln>
                        </wps:spPr>
                        <wps:style>
                          <a:lnRef idx="1">
                            <a:srgbClr val="000000"/>
                          </a:lnRef>
                          <a:fillRef idx="0">
                            <a:srgbClr val="000000">
                              <a:alpha val="0"/>
                            </a:srgbClr>
                          </a:fillRef>
                          <a:effectRef idx="0">
                            <a:scrgbClr r="0" g="0" b="0"/>
                          </a:effectRef>
                          <a:fontRef idx="none"/>
                        </wps:style>
                        <wps:bodyPr/>
                      </wps:wsp>
                      <wps:wsp>
                        <wps:cNvPr id="1099" name="Shape 1099"/>
                        <wps:cNvSpPr/>
                        <wps:spPr>
                          <a:xfrm>
                            <a:off x="2050520" y="0"/>
                            <a:ext cx="0" cy="2367239"/>
                          </a:xfrm>
                          <a:custGeom>
                            <a:avLst/>
                            <a:gdLst/>
                            <a:ahLst/>
                            <a:cxnLst/>
                            <a:rect l="0" t="0" r="0" b="0"/>
                            <a:pathLst>
                              <a:path h="2367239">
                                <a:moveTo>
                                  <a:pt x="0" y="2367239"/>
                                </a:moveTo>
                                <a:lnTo>
                                  <a:pt x="0" y="0"/>
                                </a:lnTo>
                              </a:path>
                            </a:pathLst>
                          </a:custGeom>
                          <a:ln w="4703" cap="flat">
                            <a:custDash>
                              <a:ds d="147772" sp="147772"/>
                            </a:custDash>
                            <a:round/>
                          </a:ln>
                        </wps:spPr>
                        <wps:style>
                          <a:lnRef idx="1">
                            <a:srgbClr val="000000"/>
                          </a:lnRef>
                          <a:fillRef idx="0">
                            <a:srgbClr val="000000">
                              <a:alpha val="0"/>
                            </a:srgbClr>
                          </a:fillRef>
                          <a:effectRef idx="0">
                            <a:scrgbClr r="0" g="0" b="0"/>
                          </a:effectRef>
                          <a:fontRef idx="none"/>
                        </wps:style>
                        <wps:bodyPr/>
                      </wps:wsp>
                      <wps:wsp>
                        <wps:cNvPr id="1100" name="Shape 1100"/>
                        <wps:cNvSpPr/>
                        <wps:spPr>
                          <a:xfrm>
                            <a:off x="894656" y="0"/>
                            <a:ext cx="0" cy="2367239"/>
                          </a:xfrm>
                          <a:custGeom>
                            <a:avLst/>
                            <a:gdLst/>
                            <a:ahLst/>
                            <a:cxnLst/>
                            <a:rect l="0" t="0" r="0" b="0"/>
                            <a:pathLst>
                              <a:path h="2367239">
                                <a:moveTo>
                                  <a:pt x="0" y="2367239"/>
                                </a:moveTo>
                                <a:lnTo>
                                  <a:pt x="0" y="0"/>
                                </a:lnTo>
                              </a:path>
                            </a:pathLst>
                          </a:custGeom>
                          <a:ln w="4703" cap="flat">
                            <a:custDash>
                              <a:ds d="147772" sp="147772"/>
                            </a:custDash>
                            <a:round/>
                          </a:ln>
                        </wps:spPr>
                        <wps:style>
                          <a:lnRef idx="1">
                            <a:srgbClr val="000000"/>
                          </a:lnRef>
                          <a:fillRef idx="0">
                            <a:srgbClr val="000000">
                              <a:alpha val="0"/>
                            </a:srgbClr>
                          </a:fillRef>
                          <a:effectRef idx="0">
                            <a:scrgbClr r="0" g="0" b="0"/>
                          </a:effectRef>
                          <a:fontRef idx="none"/>
                        </wps:style>
                        <wps:bodyPr/>
                      </wps:wsp>
                      <wps:wsp>
                        <wps:cNvPr id="62422" name="Shape 62422"/>
                        <wps:cNvSpPr/>
                        <wps:spPr>
                          <a:xfrm>
                            <a:off x="316701" y="1721644"/>
                            <a:ext cx="577910" cy="538003"/>
                          </a:xfrm>
                          <a:custGeom>
                            <a:avLst/>
                            <a:gdLst/>
                            <a:ahLst/>
                            <a:cxnLst/>
                            <a:rect l="0" t="0" r="0" b="0"/>
                            <a:pathLst>
                              <a:path w="577910" h="538003">
                                <a:moveTo>
                                  <a:pt x="0" y="0"/>
                                </a:moveTo>
                                <a:lnTo>
                                  <a:pt x="577910" y="0"/>
                                </a:lnTo>
                                <a:lnTo>
                                  <a:pt x="577910" y="538003"/>
                                </a:lnTo>
                                <a:lnTo>
                                  <a:pt x="0" y="538003"/>
                                </a:lnTo>
                                <a:lnTo>
                                  <a:pt x="0" y="0"/>
                                </a:lnTo>
                              </a:path>
                            </a:pathLst>
                          </a:custGeom>
                          <a:ln w="0" cap="flat">
                            <a:custDash>
                              <a:ds d="147772" sp="147772"/>
                            </a:custDash>
                            <a:round/>
                          </a:ln>
                        </wps:spPr>
                        <wps:style>
                          <a:lnRef idx="0">
                            <a:srgbClr val="000000">
                              <a:alpha val="0"/>
                            </a:srgbClr>
                          </a:lnRef>
                          <a:fillRef idx="1">
                            <a:srgbClr val="B3B3B3">
                              <a:alpha val="80000"/>
                            </a:srgbClr>
                          </a:fillRef>
                          <a:effectRef idx="0">
                            <a:scrgbClr r="0" g="0" b="0"/>
                          </a:effectRef>
                          <a:fontRef idx="none"/>
                        </wps:style>
                        <wps:bodyPr/>
                      </wps:wsp>
                      <wps:wsp>
                        <wps:cNvPr id="62423" name="Shape 62423"/>
                        <wps:cNvSpPr/>
                        <wps:spPr>
                          <a:xfrm>
                            <a:off x="894656" y="1721644"/>
                            <a:ext cx="1155865" cy="538003"/>
                          </a:xfrm>
                          <a:custGeom>
                            <a:avLst/>
                            <a:gdLst/>
                            <a:ahLst/>
                            <a:cxnLst/>
                            <a:rect l="0" t="0" r="0" b="0"/>
                            <a:pathLst>
                              <a:path w="1155865" h="538003">
                                <a:moveTo>
                                  <a:pt x="0" y="0"/>
                                </a:moveTo>
                                <a:lnTo>
                                  <a:pt x="1155865" y="0"/>
                                </a:lnTo>
                                <a:lnTo>
                                  <a:pt x="1155865" y="538003"/>
                                </a:lnTo>
                                <a:lnTo>
                                  <a:pt x="0" y="538003"/>
                                </a:lnTo>
                                <a:lnTo>
                                  <a:pt x="0" y="0"/>
                                </a:lnTo>
                              </a:path>
                            </a:pathLst>
                          </a:custGeom>
                          <a:ln w="0" cap="flat">
                            <a:custDash>
                              <a:ds d="147772" sp="147772"/>
                            </a:custDash>
                            <a:round/>
                          </a:ln>
                        </wps:spPr>
                        <wps:style>
                          <a:lnRef idx="0">
                            <a:srgbClr val="000000">
                              <a:alpha val="0"/>
                            </a:srgbClr>
                          </a:lnRef>
                          <a:fillRef idx="1">
                            <a:srgbClr val="8D9FCA">
                              <a:alpha val="80000"/>
                            </a:srgbClr>
                          </a:fillRef>
                          <a:effectRef idx="0">
                            <a:scrgbClr r="0" g="0" b="0"/>
                          </a:effectRef>
                          <a:fontRef idx="none"/>
                        </wps:style>
                        <wps:bodyPr/>
                      </wps:wsp>
                      <wps:wsp>
                        <wps:cNvPr id="62424" name="Shape 62424"/>
                        <wps:cNvSpPr/>
                        <wps:spPr>
                          <a:xfrm>
                            <a:off x="2050520" y="1721644"/>
                            <a:ext cx="577910" cy="538003"/>
                          </a:xfrm>
                          <a:custGeom>
                            <a:avLst/>
                            <a:gdLst/>
                            <a:ahLst/>
                            <a:cxnLst/>
                            <a:rect l="0" t="0" r="0" b="0"/>
                            <a:pathLst>
                              <a:path w="577910" h="538003">
                                <a:moveTo>
                                  <a:pt x="0" y="0"/>
                                </a:moveTo>
                                <a:lnTo>
                                  <a:pt x="577910" y="0"/>
                                </a:lnTo>
                                <a:lnTo>
                                  <a:pt x="577910" y="538003"/>
                                </a:lnTo>
                                <a:lnTo>
                                  <a:pt x="0" y="538003"/>
                                </a:lnTo>
                                <a:lnTo>
                                  <a:pt x="0" y="0"/>
                                </a:lnTo>
                              </a:path>
                            </a:pathLst>
                          </a:custGeom>
                          <a:ln w="0" cap="flat">
                            <a:custDash>
                              <a:ds d="147772" sp="147772"/>
                            </a:custDash>
                            <a:round/>
                          </a:ln>
                        </wps:spPr>
                        <wps:style>
                          <a:lnRef idx="0">
                            <a:srgbClr val="000000">
                              <a:alpha val="0"/>
                            </a:srgbClr>
                          </a:lnRef>
                          <a:fillRef idx="1">
                            <a:srgbClr val="FB8D61">
                              <a:alpha val="80000"/>
                            </a:srgbClr>
                          </a:fillRef>
                          <a:effectRef idx="0">
                            <a:scrgbClr r="0" g="0" b="0"/>
                          </a:effectRef>
                          <a:fontRef idx="none"/>
                        </wps:style>
                        <wps:bodyPr/>
                      </wps:wsp>
                      <wps:wsp>
                        <wps:cNvPr id="62425" name="Shape 62425"/>
                        <wps:cNvSpPr/>
                        <wps:spPr>
                          <a:xfrm>
                            <a:off x="316701" y="645639"/>
                            <a:ext cx="577910" cy="1076006"/>
                          </a:xfrm>
                          <a:custGeom>
                            <a:avLst/>
                            <a:gdLst/>
                            <a:ahLst/>
                            <a:cxnLst/>
                            <a:rect l="0" t="0" r="0" b="0"/>
                            <a:pathLst>
                              <a:path w="577910" h="1076006">
                                <a:moveTo>
                                  <a:pt x="0" y="0"/>
                                </a:moveTo>
                                <a:lnTo>
                                  <a:pt x="577910" y="0"/>
                                </a:lnTo>
                                <a:lnTo>
                                  <a:pt x="577910" y="1076006"/>
                                </a:lnTo>
                                <a:lnTo>
                                  <a:pt x="0" y="1076006"/>
                                </a:lnTo>
                                <a:lnTo>
                                  <a:pt x="0" y="0"/>
                                </a:lnTo>
                              </a:path>
                            </a:pathLst>
                          </a:custGeom>
                          <a:ln w="0" cap="flat">
                            <a:custDash>
                              <a:ds d="147772" sp="147772"/>
                            </a:custDash>
                            <a:round/>
                          </a:ln>
                        </wps:spPr>
                        <wps:style>
                          <a:lnRef idx="0">
                            <a:srgbClr val="000000">
                              <a:alpha val="0"/>
                            </a:srgbClr>
                          </a:lnRef>
                          <a:fillRef idx="1">
                            <a:srgbClr val="FFD92E">
                              <a:alpha val="80000"/>
                            </a:srgbClr>
                          </a:fillRef>
                          <a:effectRef idx="0">
                            <a:scrgbClr r="0" g="0" b="0"/>
                          </a:effectRef>
                          <a:fontRef idx="none"/>
                        </wps:style>
                        <wps:bodyPr/>
                      </wps:wsp>
                      <wps:wsp>
                        <wps:cNvPr id="62426" name="Shape 62426"/>
                        <wps:cNvSpPr/>
                        <wps:spPr>
                          <a:xfrm>
                            <a:off x="894656" y="645639"/>
                            <a:ext cx="1155865" cy="1076006"/>
                          </a:xfrm>
                          <a:custGeom>
                            <a:avLst/>
                            <a:gdLst/>
                            <a:ahLst/>
                            <a:cxnLst/>
                            <a:rect l="0" t="0" r="0" b="0"/>
                            <a:pathLst>
                              <a:path w="1155865" h="1076006">
                                <a:moveTo>
                                  <a:pt x="0" y="0"/>
                                </a:moveTo>
                                <a:lnTo>
                                  <a:pt x="1155865" y="0"/>
                                </a:lnTo>
                                <a:lnTo>
                                  <a:pt x="1155865" y="1076006"/>
                                </a:lnTo>
                                <a:lnTo>
                                  <a:pt x="0" y="1076006"/>
                                </a:lnTo>
                                <a:lnTo>
                                  <a:pt x="0" y="0"/>
                                </a:lnTo>
                              </a:path>
                            </a:pathLst>
                          </a:custGeom>
                          <a:ln w="0" cap="flat">
                            <a:custDash>
                              <a:ds d="147772" sp="147772"/>
                            </a:custDash>
                            <a:round/>
                          </a:ln>
                        </wps:spPr>
                        <wps:style>
                          <a:lnRef idx="0">
                            <a:srgbClr val="000000">
                              <a:alpha val="0"/>
                            </a:srgbClr>
                          </a:lnRef>
                          <a:fillRef idx="1">
                            <a:srgbClr val="D2D2D2">
                              <a:alpha val="80000"/>
                            </a:srgbClr>
                          </a:fillRef>
                          <a:effectRef idx="0">
                            <a:scrgbClr r="0" g="0" b="0"/>
                          </a:effectRef>
                          <a:fontRef idx="none"/>
                        </wps:style>
                        <wps:bodyPr/>
                      </wps:wsp>
                      <wps:wsp>
                        <wps:cNvPr id="62427" name="Shape 62427"/>
                        <wps:cNvSpPr/>
                        <wps:spPr>
                          <a:xfrm>
                            <a:off x="2050520" y="645639"/>
                            <a:ext cx="577910" cy="1076006"/>
                          </a:xfrm>
                          <a:custGeom>
                            <a:avLst/>
                            <a:gdLst/>
                            <a:ahLst/>
                            <a:cxnLst/>
                            <a:rect l="0" t="0" r="0" b="0"/>
                            <a:pathLst>
                              <a:path w="577910" h="1076006">
                                <a:moveTo>
                                  <a:pt x="0" y="0"/>
                                </a:moveTo>
                                <a:lnTo>
                                  <a:pt x="577910" y="0"/>
                                </a:lnTo>
                                <a:lnTo>
                                  <a:pt x="577910" y="1076006"/>
                                </a:lnTo>
                                <a:lnTo>
                                  <a:pt x="0" y="1076006"/>
                                </a:lnTo>
                                <a:lnTo>
                                  <a:pt x="0" y="0"/>
                                </a:lnTo>
                              </a:path>
                            </a:pathLst>
                          </a:custGeom>
                          <a:ln w="0" cap="flat">
                            <a:custDash>
                              <a:ds d="147772" sp="147772"/>
                            </a:custDash>
                            <a:round/>
                          </a:ln>
                        </wps:spPr>
                        <wps:style>
                          <a:lnRef idx="0">
                            <a:srgbClr val="000000">
                              <a:alpha val="0"/>
                            </a:srgbClr>
                          </a:lnRef>
                          <a:fillRef idx="1">
                            <a:srgbClr val="FFD92E">
                              <a:alpha val="80000"/>
                            </a:srgbClr>
                          </a:fillRef>
                          <a:effectRef idx="0">
                            <a:scrgbClr r="0" g="0" b="0"/>
                          </a:effectRef>
                          <a:fontRef idx="none"/>
                        </wps:style>
                        <wps:bodyPr/>
                      </wps:wsp>
                      <wps:wsp>
                        <wps:cNvPr id="62428" name="Shape 62428"/>
                        <wps:cNvSpPr/>
                        <wps:spPr>
                          <a:xfrm>
                            <a:off x="316701" y="107592"/>
                            <a:ext cx="577910" cy="538003"/>
                          </a:xfrm>
                          <a:custGeom>
                            <a:avLst/>
                            <a:gdLst/>
                            <a:ahLst/>
                            <a:cxnLst/>
                            <a:rect l="0" t="0" r="0" b="0"/>
                            <a:pathLst>
                              <a:path w="577910" h="538003">
                                <a:moveTo>
                                  <a:pt x="0" y="0"/>
                                </a:moveTo>
                                <a:lnTo>
                                  <a:pt x="577910" y="0"/>
                                </a:lnTo>
                                <a:lnTo>
                                  <a:pt x="577910" y="538003"/>
                                </a:lnTo>
                                <a:lnTo>
                                  <a:pt x="0" y="538003"/>
                                </a:lnTo>
                                <a:lnTo>
                                  <a:pt x="0" y="0"/>
                                </a:lnTo>
                              </a:path>
                            </a:pathLst>
                          </a:custGeom>
                          <a:ln w="0" cap="flat">
                            <a:custDash>
                              <a:ds d="147772" sp="147772"/>
                            </a:custDash>
                            <a:round/>
                          </a:ln>
                        </wps:spPr>
                        <wps:style>
                          <a:lnRef idx="0">
                            <a:srgbClr val="000000">
                              <a:alpha val="0"/>
                            </a:srgbClr>
                          </a:lnRef>
                          <a:fillRef idx="1">
                            <a:srgbClr val="FB8D61">
                              <a:alpha val="80000"/>
                            </a:srgbClr>
                          </a:fillRef>
                          <a:effectRef idx="0">
                            <a:scrgbClr r="0" g="0" b="0"/>
                          </a:effectRef>
                          <a:fontRef idx="none"/>
                        </wps:style>
                        <wps:bodyPr/>
                      </wps:wsp>
                      <wps:wsp>
                        <wps:cNvPr id="62429" name="Shape 62429"/>
                        <wps:cNvSpPr/>
                        <wps:spPr>
                          <a:xfrm>
                            <a:off x="894656" y="107592"/>
                            <a:ext cx="1155865" cy="538003"/>
                          </a:xfrm>
                          <a:custGeom>
                            <a:avLst/>
                            <a:gdLst/>
                            <a:ahLst/>
                            <a:cxnLst/>
                            <a:rect l="0" t="0" r="0" b="0"/>
                            <a:pathLst>
                              <a:path w="1155865" h="538003">
                                <a:moveTo>
                                  <a:pt x="0" y="0"/>
                                </a:moveTo>
                                <a:lnTo>
                                  <a:pt x="1155865" y="0"/>
                                </a:lnTo>
                                <a:lnTo>
                                  <a:pt x="1155865" y="538003"/>
                                </a:lnTo>
                                <a:lnTo>
                                  <a:pt x="0" y="538003"/>
                                </a:lnTo>
                                <a:lnTo>
                                  <a:pt x="0" y="0"/>
                                </a:lnTo>
                              </a:path>
                            </a:pathLst>
                          </a:custGeom>
                          <a:ln w="0" cap="flat">
                            <a:custDash>
                              <a:ds d="147772" sp="147772"/>
                            </a:custDash>
                            <a:round/>
                          </a:ln>
                        </wps:spPr>
                        <wps:style>
                          <a:lnRef idx="0">
                            <a:srgbClr val="000000">
                              <a:alpha val="0"/>
                            </a:srgbClr>
                          </a:lnRef>
                          <a:fillRef idx="1">
                            <a:srgbClr val="8D9FCA">
                              <a:alpha val="80000"/>
                            </a:srgbClr>
                          </a:fillRef>
                          <a:effectRef idx="0">
                            <a:scrgbClr r="0" g="0" b="0"/>
                          </a:effectRef>
                          <a:fontRef idx="none"/>
                        </wps:style>
                        <wps:bodyPr/>
                      </wps:wsp>
                      <wps:wsp>
                        <wps:cNvPr id="62430" name="Shape 62430"/>
                        <wps:cNvSpPr/>
                        <wps:spPr>
                          <a:xfrm>
                            <a:off x="2050520" y="107592"/>
                            <a:ext cx="577910" cy="538003"/>
                          </a:xfrm>
                          <a:custGeom>
                            <a:avLst/>
                            <a:gdLst/>
                            <a:ahLst/>
                            <a:cxnLst/>
                            <a:rect l="0" t="0" r="0" b="0"/>
                            <a:pathLst>
                              <a:path w="577910" h="538003">
                                <a:moveTo>
                                  <a:pt x="0" y="0"/>
                                </a:moveTo>
                                <a:lnTo>
                                  <a:pt x="577910" y="0"/>
                                </a:lnTo>
                                <a:lnTo>
                                  <a:pt x="577910" y="538003"/>
                                </a:lnTo>
                                <a:lnTo>
                                  <a:pt x="0" y="538003"/>
                                </a:lnTo>
                                <a:lnTo>
                                  <a:pt x="0" y="0"/>
                                </a:lnTo>
                              </a:path>
                            </a:pathLst>
                          </a:custGeom>
                          <a:ln w="0" cap="flat">
                            <a:custDash>
                              <a:ds d="147772" sp="147772"/>
                            </a:custDash>
                            <a:round/>
                          </a:ln>
                        </wps:spPr>
                        <wps:style>
                          <a:lnRef idx="0">
                            <a:srgbClr val="000000">
                              <a:alpha val="0"/>
                            </a:srgbClr>
                          </a:lnRef>
                          <a:fillRef idx="1">
                            <a:srgbClr val="B3B3B3">
                              <a:alpha val="80000"/>
                            </a:srgbClr>
                          </a:fillRef>
                          <a:effectRef idx="0">
                            <a:scrgbClr r="0" g="0" b="0"/>
                          </a:effectRef>
                          <a:fontRef idx="none"/>
                        </wps:style>
                        <wps:bodyPr/>
                      </wps:wsp>
                      <wps:wsp>
                        <wps:cNvPr id="53565" name="Rectangle 53565"/>
                        <wps:cNvSpPr/>
                        <wps:spPr>
                          <a:xfrm>
                            <a:off x="236579" y="1187079"/>
                            <a:ext cx="82176" cy="59477"/>
                          </a:xfrm>
                          <a:prstGeom prst="rect">
                            <a:avLst/>
                          </a:prstGeom>
                          <a:ln>
                            <a:noFill/>
                          </a:ln>
                        </wps:spPr>
                        <wps:txbx>
                          <w:txbxContent>
                            <w:p w14:paraId="57160245" w14:textId="77777777" w:rsidR="00D92B39" w:rsidRDefault="00000000">
                              <w:pPr>
                                <w:spacing w:after="160" w:line="259" w:lineRule="auto"/>
                                <w:ind w:firstLine="0"/>
                                <w:jc w:val="left"/>
                              </w:pPr>
                              <w:r>
                                <w:rPr>
                                  <w:rFonts w:ascii="Arial" w:eastAsia="Arial" w:hAnsi="Arial" w:cs="Arial"/>
                                  <w:sz w:val="8"/>
                                </w:rPr>
                                <w:t>Co</w:t>
                              </w:r>
                            </w:p>
                          </w:txbxContent>
                        </wps:txbx>
                        <wps:bodyPr horzOverflow="overflow" vert="horz" lIns="0" tIns="0" rIns="0" bIns="0" rtlCol="0">
                          <a:noAutofit/>
                        </wps:bodyPr>
                      </wps:wsp>
                      <wps:wsp>
                        <wps:cNvPr id="53566" name="Rectangle 53566"/>
                        <wps:cNvSpPr/>
                        <wps:spPr>
                          <a:xfrm>
                            <a:off x="298365" y="1187079"/>
                            <a:ext cx="130979" cy="59477"/>
                          </a:xfrm>
                          <a:prstGeom prst="rect">
                            <a:avLst/>
                          </a:prstGeom>
                          <a:ln>
                            <a:noFill/>
                          </a:ln>
                        </wps:spPr>
                        <wps:txbx>
                          <w:txbxContent>
                            <w:p w14:paraId="01C85498" w14:textId="77777777" w:rsidR="00D92B39" w:rsidRDefault="00000000">
                              <w:pPr>
                                <w:spacing w:after="160" w:line="259" w:lineRule="auto"/>
                                <w:ind w:firstLine="0"/>
                                <w:jc w:val="left"/>
                              </w:pPr>
                              <w:r>
                                <w:rPr>
                                  <w:rFonts w:ascii="Arial" w:eastAsia="Arial" w:hAnsi="Arial" w:cs="Arial"/>
                                  <w:sz w:val="8"/>
                                </w:rPr>
                                <w:t>nvex</w:t>
                              </w:r>
                            </w:p>
                          </w:txbxContent>
                        </wps:txbx>
                        <wps:bodyPr horzOverflow="overflow" vert="horz" lIns="0" tIns="0" rIns="0" bIns="0" rtlCol="0">
                          <a:noAutofit/>
                        </wps:bodyPr>
                      </wps:wsp>
                      <wps:wsp>
                        <wps:cNvPr id="53567" name="Rectangle 53567"/>
                        <wps:cNvSpPr/>
                        <wps:spPr>
                          <a:xfrm>
                            <a:off x="2534156" y="1187079"/>
                            <a:ext cx="117927" cy="59477"/>
                          </a:xfrm>
                          <a:prstGeom prst="rect">
                            <a:avLst/>
                          </a:prstGeom>
                          <a:ln>
                            <a:noFill/>
                          </a:ln>
                        </wps:spPr>
                        <wps:txbx>
                          <w:txbxContent>
                            <w:p w14:paraId="34944E67" w14:textId="77777777" w:rsidR="00D92B39" w:rsidRDefault="00000000">
                              <w:pPr>
                                <w:spacing w:after="160" w:line="259" w:lineRule="auto"/>
                                <w:ind w:firstLine="0"/>
                                <w:jc w:val="left"/>
                              </w:pPr>
                              <w:r>
                                <w:rPr>
                                  <w:rFonts w:ascii="Arial" w:eastAsia="Arial" w:hAnsi="Arial" w:cs="Arial"/>
                                  <w:sz w:val="8"/>
                                </w:rPr>
                                <w:t>Con</w:t>
                              </w:r>
                            </w:p>
                          </w:txbxContent>
                        </wps:txbx>
                        <wps:bodyPr horzOverflow="overflow" vert="horz" lIns="0" tIns="0" rIns="0" bIns="0" rtlCol="0">
                          <a:noAutofit/>
                        </wps:bodyPr>
                      </wps:wsp>
                      <wps:wsp>
                        <wps:cNvPr id="53568" name="Rectangle 53568"/>
                        <wps:cNvSpPr/>
                        <wps:spPr>
                          <a:xfrm>
                            <a:off x="2622822" y="1187079"/>
                            <a:ext cx="132908" cy="59477"/>
                          </a:xfrm>
                          <a:prstGeom prst="rect">
                            <a:avLst/>
                          </a:prstGeom>
                          <a:ln>
                            <a:noFill/>
                          </a:ln>
                        </wps:spPr>
                        <wps:txbx>
                          <w:txbxContent>
                            <w:p w14:paraId="1E268511" w14:textId="77777777" w:rsidR="00D92B39" w:rsidRDefault="00000000">
                              <w:pPr>
                                <w:spacing w:after="160" w:line="259" w:lineRule="auto"/>
                                <w:ind w:firstLine="0"/>
                                <w:jc w:val="left"/>
                              </w:pPr>
                              <w:r>
                                <w:rPr>
                                  <w:rFonts w:ascii="Arial" w:eastAsia="Arial" w:hAnsi="Arial" w:cs="Arial"/>
                                  <w:sz w:val="8"/>
                                </w:rPr>
                                <w:t>cave</w:t>
                              </w:r>
                            </w:p>
                          </w:txbxContent>
                        </wps:txbx>
                        <wps:bodyPr horzOverflow="overflow" vert="horz" lIns="0" tIns="0" rIns="0" bIns="0" rtlCol="0">
                          <a:noAutofit/>
                        </wps:bodyPr>
                      </wps:wsp>
                      <wps:wsp>
                        <wps:cNvPr id="1112" name="Rectangle 1112"/>
                        <wps:cNvSpPr/>
                        <wps:spPr>
                          <a:xfrm>
                            <a:off x="1245032" y="2242296"/>
                            <a:ext cx="275140" cy="59477"/>
                          </a:xfrm>
                          <a:prstGeom prst="rect">
                            <a:avLst/>
                          </a:prstGeom>
                          <a:ln>
                            <a:noFill/>
                          </a:ln>
                        </wps:spPr>
                        <wps:txbx>
                          <w:txbxContent>
                            <w:p w14:paraId="0C33D46D" w14:textId="77777777" w:rsidR="00D92B39" w:rsidRDefault="00000000">
                              <w:pPr>
                                <w:spacing w:after="160" w:line="259" w:lineRule="auto"/>
                                <w:ind w:firstLine="0"/>
                                <w:jc w:val="left"/>
                              </w:pPr>
                              <w:r>
                                <w:rPr>
                                  <w:rFonts w:ascii="Arial" w:eastAsia="Arial" w:hAnsi="Arial" w:cs="Arial"/>
                                  <w:sz w:val="8"/>
                                </w:rPr>
                                <w:t>Decrease</w:t>
                              </w:r>
                            </w:p>
                          </w:txbxContent>
                        </wps:txbx>
                        <wps:bodyPr horzOverflow="overflow" vert="horz" lIns="0" tIns="0" rIns="0" bIns="0" rtlCol="0">
                          <a:noAutofit/>
                        </wps:bodyPr>
                      </wps:wsp>
                      <wps:wsp>
                        <wps:cNvPr id="1113" name="Rectangle 1113"/>
                        <wps:cNvSpPr/>
                        <wps:spPr>
                          <a:xfrm>
                            <a:off x="1268634" y="90239"/>
                            <a:ext cx="246591" cy="59479"/>
                          </a:xfrm>
                          <a:prstGeom prst="rect">
                            <a:avLst/>
                          </a:prstGeom>
                          <a:ln>
                            <a:noFill/>
                          </a:ln>
                        </wps:spPr>
                        <wps:txbx>
                          <w:txbxContent>
                            <w:p w14:paraId="4AB6C616" w14:textId="77777777" w:rsidR="00D92B39" w:rsidRDefault="00000000">
                              <w:pPr>
                                <w:spacing w:after="160" w:line="259" w:lineRule="auto"/>
                                <w:ind w:firstLine="0"/>
                                <w:jc w:val="left"/>
                              </w:pPr>
                              <w:r>
                                <w:rPr>
                                  <w:rFonts w:ascii="Arial" w:eastAsia="Arial" w:hAnsi="Arial" w:cs="Arial"/>
                                  <w:sz w:val="8"/>
                                </w:rPr>
                                <w:t>Increase</w:t>
                              </w:r>
                            </w:p>
                          </w:txbxContent>
                        </wps:txbx>
                        <wps:bodyPr horzOverflow="overflow" vert="horz" lIns="0" tIns="0" rIns="0" bIns="0" rtlCol="0">
                          <a:noAutofit/>
                        </wps:bodyPr>
                      </wps:wsp>
                      <wps:wsp>
                        <wps:cNvPr id="1114" name="Rectangle 1114"/>
                        <wps:cNvSpPr/>
                        <wps:spPr>
                          <a:xfrm>
                            <a:off x="57391" y="1707439"/>
                            <a:ext cx="162352" cy="48663"/>
                          </a:xfrm>
                          <a:prstGeom prst="rect">
                            <a:avLst/>
                          </a:prstGeom>
                          <a:ln>
                            <a:noFill/>
                          </a:ln>
                        </wps:spPr>
                        <wps:txbx>
                          <w:txbxContent>
                            <w:p w14:paraId="2C11C334" w14:textId="77777777" w:rsidR="00D92B39" w:rsidRDefault="00000000">
                              <w:pPr>
                                <w:spacing w:after="160" w:line="259" w:lineRule="auto"/>
                                <w:ind w:firstLine="0"/>
                                <w:jc w:val="left"/>
                              </w:pPr>
                              <w:r>
                                <w:rPr>
                                  <w:rFonts w:ascii="Arial" w:eastAsia="Arial" w:hAnsi="Arial" w:cs="Arial"/>
                                  <w:color w:val="4D4D4D"/>
                                  <w:sz w:val="6"/>
                                </w:rPr>
                                <w:t>p=0.05</w:t>
                              </w:r>
                            </w:p>
                          </w:txbxContent>
                        </wps:txbx>
                        <wps:bodyPr horzOverflow="overflow" vert="horz" lIns="0" tIns="0" rIns="0" bIns="0" rtlCol="0">
                          <a:noAutofit/>
                        </wps:bodyPr>
                      </wps:wsp>
                      <wps:wsp>
                        <wps:cNvPr id="1115" name="Rectangle 1115"/>
                        <wps:cNvSpPr/>
                        <wps:spPr>
                          <a:xfrm>
                            <a:off x="57391" y="631390"/>
                            <a:ext cx="162352" cy="48663"/>
                          </a:xfrm>
                          <a:prstGeom prst="rect">
                            <a:avLst/>
                          </a:prstGeom>
                          <a:ln>
                            <a:noFill/>
                          </a:ln>
                        </wps:spPr>
                        <wps:txbx>
                          <w:txbxContent>
                            <w:p w14:paraId="34349A44" w14:textId="77777777" w:rsidR="00D92B39" w:rsidRDefault="00000000">
                              <w:pPr>
                                <w:spacing w:after="160" w:line="259" w:lineRule="auto"/>
                                <w:ind w:firstLine="0"/>
                                <w:jc w:val="left"/>
                              </w:pPr>
                              <w:r>
                                <w:rPr>
                                  <w:rFonts w:ascii="Arial" w:eastAsia="Arial" w:hAnsi="Arial" w:cs="Arial"/>
                                  <w:color w:val="4D4D4D"/>
                                  <w:sz w:val="6"/>
                                </w:rPr>
                                <w:t>p=0.05</w:t>
                              </w:r>
                            </w:p>
                          </w:txbxContent>
                        </wps:txbx>
                        <wps:bodyPr horzOverflow="overflow" vert="horz" lIns="0" tIns="0" rIns="0" bIns="0" rtlCol="0">
                          <a:noAutofit/>
                        </wps:bodyPr>
                      </wps:wsp>
                      <wps:wsp>
                        <wps:cNvPr id="1116" name="Rectangle 1116"/>
                        <wps:cNvSpPr/>
                        <wps:spPr>
                          <a:xfrm>
                            <a:off x="833608" y="2388898"/>
                            <a:ext cx="162352" cy="48663"/>
                          </a:xfrm>
                          <a:prstGeom prst="rect">
                            <a:avLst/>
                          </a:prstGeom>
                          <a:ln>
                            <a:noFill/>
                          </a:ln>
                        </wps:spPr>
                        <wps:txbx>
                          <w:txbxContent>
                            <w:p w14:paraId="130D1F6F" w14:textId="77777777" w:rsidR="00D92B39" w:rsidRDefault="00000000">
                              <w:pPr>
                                <w:spacing w:after="160" w:line="259" w:lineRule="auto"/>
                                <w:ind w:firstLine="0"/>
                                <w:jc w:val="left"/>
                              </w:pPr>
                              <w:r>
                                <w:rPr>
                                  <w:rFonts w:ascii="Arial" w:eastAsia="Arial" w:hAnsi="Arial" w:cs="Arial"/>
                                  <w:color w:val="4D4D4D"/>
                                  <w:sz w:val="6"/>
                                </w:rPr>
                                <w:t>p=0.05</w:t>
                              </w:r>
                            </w:p>
                          </w:txbxContent>
                        </wps:txbx>
                        <wps:bodyPr horzOverflow="overflow" vert="horz" lIns="0" tIns="0" rIns="0" bIns="0" rtlCol="0">
                          <a:noAutofit/>
                        </wps:bodyPr>
                      </wps:wsp>
                      <wps:wsp>
                        <wps:cNvPr id="1117" name="Rectangle 1117"/>
                        <wps:cNvSpPr/>
                        <wps:spPr>
                          <a:xfrm>
                            <a:off x="1989472" y="2388898"/>
                            <a:ext cx="162352" cy="48663"/>
                          </a:xfrm>
                          <a:prstGeom prst="rect">
                            <a:avLst/>
                          </a:prstGeom>
                          <a:ln>
                            <a:noFill/>
                          </a:ln>
                        </wps:spPr>
                        <wps:txbx>
                          <w:txbxContent>
                            <w:p w14:paraId="19001B59" w14:textId="77777777" w:rsidR="00D92B39" w:rsidRDefault="00000000">
                              <w:pPr>
                                <w:spacing w:after="160" w:line="259" w:lineRule="auto"/>
                                <w:ind w:firstLine="0"/>
                                <w:jc w:val="left"/>
                              </w:pPr>
                              <w:r>
                                <w:rPr>
                                  <w:rFonts w:ascii="Arial" w:eastAsia="Arial" w:hAnsi="Arial" w:cs="Arial"/>
                                  <w:color w:val="4D4D4D"/>
                                  <w:sz w:val="6"/>
                                </w:rPr>
                                <w:t>p=0.05</w:t>
                              </w:r>
                            </w:p>
                          </w:txbxContent>
                        </wps:txbx>
                        <wps:bodyPr horzOverflow="overflow" vert="horz" lIns="0" tIns="0" rIns="0" bIns="0" rtlCol="0">
                          <a:noAutofit/>
                        </wps:bodyPr>
                      </wps:wsp>
                      <wps:wsp>
                        <wps:cNvPr id="1119" name="Rectangle 1119"/>
                        <wps:cNvSpPr/>
                        <wps:spPr>
                          <a:xfrm rot="-5399999">
                            <a:off x="20801" y="1151645"/>
                            <a:ext cx="17876" cy="59478"/>
                          </a:xfrm>
                          <a:prstGeom prst="rect">
                            <a:avLst/>
                          </a:prstGeom>
                          <a:ln>
                            <a:noFill/>
                          </a:ln>
                        </wps:spPr>
                        <wps:txbx>
                          <w:txbxContent>
                            <w:p w14:paraId="2F5C5C6F" w14:textId="77777777" w:rsidR="00D92B39" w:rsidRDefault="00000000">
                              <w:pPr>
                                <w:spacing w:after="160" w:line="259" w:lineRule="auto"/>
                                <w:ind w:firstLine="0"/>
                                <w:jc w:val="left"/>
                              </w:pPr>
                              <w:r>
                                <w:rPr>
                                  <w:rFonts w:ascii="Arial" w:eastAsia="Arial" w:hAnsi="Arial" w:cs="Arial"/>
                                  <w:sz w:val="8"/>
                                </w:rPr>
                                <w:t xml:space="preserve"> </w:t>
                              </w:r>
                            </w:p>
                          </w:txbxContent>
                        </wps:txbx>
                        <wps:bodyPr horzOverflow="overflow" vert="horz" lIns="0" tIns="0" rIns="0" bIns="0" rtlCol="0">
                          <a:noAutofit/>
                        </wps:bodyPr>
                      </wps:wsp>
                      <wps:wsp>
                        <wps:cNvPr id="1120" name="Rectangle 1120"/>
                        <wps:cNvSpPr/>
                        <wps:spPr>
                          <a:xfrm>
                            <a:off x="2816276" y="964335"/>
                            <a:ext cx="17876" cy="59479"/>
                          </a:xfrm>
                          <a:prstGeom prst="rect">
                            <a:avLst/>
                          </a:prstGeom>
                          <a:ln>
                            <a:noFill/>
                          </a:ln>
                        </wps:spPr>
                        <wps:txbx>
                          <w:txbxContent>
                            <w:p w14:paraId="592B5EB9" w14:textId="77777777" w:rsidR="00D92B39" w:rsidRDefault="00000000">
                              <w:pPr>
                                <w:spacing w:after="160" w:line="259" w:lineRule="auto"/>
                                <w:ind w:firstLine="0"/>
                                <w:jc w:val="left"/>
                              </w:pPr>
                              <w:r>
                                <w:rPr>
                                  <w:rFonts w:ascii="Arial" w:eastAsia="Arial" w:hAnsi="Arial" w:cs="Arial"/>
                                  <w:sz w:val="8"/>
                                </w:rPr>
                                <w:t xml:space="preserve"> </w:t>
                              </w:r>
                            </w:p>
                          </w:txbxContent>
                        </wps:txbx>
                        <wps:bodyPr horzOverflow="overflow" vert="horz" lIns="0" tIns="0" rIns="0" bIns="0" rtlCol="0">
                          <a:noAutofit/>
                        </wps:bodyPr>
                      </wps:wsp>
                      <wps:wsp>
                        <wps:cNvPr id="62431" name="Shape 62431"/>
                        <wps:cNvSpPr/>
                        <wps:spPr>
                          <a:xfrm>
                            <a:off x="2819397" y="1031572"/>
                            <a:ext cx="69706" cy="69706"/>
                          </a:xfrm>
                          <a:custGeom>
                            <a:avLst/>
                            <a:gdLst/>
                            <a:ahLst/>
                            <a:cxnLst/>
                            <a:rect l="0" t="0" r="0" b="0"/>
                            <a:pathLst>
                              <a:path w="69706" h="69706">
                                <a:moveTo>
                                  <a:pt x="0" y="0"/>
                                </a:moveTo>
                                <a:lnTo>
                                  <a:pt x="69706" y="0"/>
                                </a:lnTo>
                                <a:lnTo>
                                  <a:pt x="69706" y="69706"/>
                                </a:lnTo>
                                <a:lnTo>
                                  <a:pt x="0" y="69706"/>
                                </a:lnTo>
                                <a:lnTo>
                                  <a:pt x="0" y="0"/>
                                </a:lnTo>
                              </a:path>
                            </a:pathLst>
                          </a:custGeom>
                          <a:ln w="0" cap="rnd">
                            <a:round/>
                          </a:ln>
                        </wps:spPr>
                        <wps:style>
                          <a:lnRef idx="0">
                            <a:srgbClr val="000000">
                              <a:alpha val="0"/>
                            </a:srgbClr>
                          </a:lnRef>
                          <a:fillRef idx="1">
                            <a:srgbClr val="FB8D61">
                              <a:alpha val="80000"/>
                            </a:srgbClr>
                          </a:fillRef>
                          <a:effectRef idx="0">
                            <a:scrgbClr r="0" g="0" b="0"/>
                          </a:effectRef>
                          <a:fontRef idx="none"/>
                        </wps:style>
                        <wps:bodyPr/>
                      </wps:wsp>
                      <wps:wsp>
                        <wps:cNvPr id="62432" name="Shape 62432"/>
                        <wps:cNvSpPr/>
                        <wps:spPr>
                          <a:xfrm>
                            <a:off x="2819397" y="1107519"/>
                            <a:ext cx="69706" cy="69706"/>
                          </a:xfrm>
                          <a:custGeom>
                            <a:avLst/>
                            <a:gdLst/>
                            <a:ahLst/>
                            <a:cxnLst/>
                            <a:rect l="0" t="0" r="0" b="0"/>
                            <a:pathLst>
                              <a:path w="69706" h="69706">
                                <a:moveTo>
                                  <a:pt x="0" y="0"/>
                                </a:moveTo>
                                <a:lnTo>
                                  <a:pt x="69706" y="0"/>
                                </a:lnTo>
                                <a:lnTo>
                                  <a:pt x="69706" y="69706"/>
                                </a:lnTo>
                                <a:lnTo>
                                  <a:pt x="0" y="69706"/>
                                </a:lnTo>
                                <a:lnTo>
                                  <a:pt x="0" y="0"/>
                                </a:lnTo>
                              </a:path>
                            </a:pathLst>
                          </a:custGeom>
                          <a:ln w="0" cap="rnd">
                            <a:round/>
                          </a:ln>
                        </wps:spPr>
                        <wps:style>
                          <a:lnRef idx="0">
                            <a:srgbClr val="000000">
                              <a:alpha val="0"/>
                            </a:srgbClr>
                          </a:lnRef>
                          <a:fillRef idx="1">
                            <a:srgbClr val="FFD92E">
                              <a:alpha val="80000"/>
                            </a:srgbClr>
                          </a:fillRef>
                          <a:effectRef idx="0">
                            <a:scrgbClr r="0" g="0" b="0"/>
                          </a:effectRef>
                          <a:fontRef idx="none"/>
                        </wps:style>
                        <wps:bodyPr/>
                      </wps:wsp>
                      <wps:wsp>
                        <wps:cNvPr id="62433" name="Shape 62433"/>
                        <wps:cNvSpPr/>
                        <wps:spPr>
                          <a:xfrm>
                            <a:off x="2819397" y="1183466"/>
                            <a:ext cx="69706" cy="69706"/>
                          </a:xfrm>
                          <a:custGeom>
                            <a:avLst/>
                            <a:gdLst/>
                            <a:ahLst/>
                            <a:cxnLst/>
                            <a:rect l="0" t="0" r="0" b="0"/>
                            <a:pathLst>
                              <a:path w="69706" h="69706">
                                <a:moveTo>
                                  <a:pt x="0" y="0"/>
                                </a:moveTo>
                                <a:lnTo>
                                  <a:pt x="69706" y="0"/>
                                </a:lnTo>
                                <a:lnTo>
                                  <a:pt x="69706" y="69706"/>
                                </a:lnTo>
                                <a:lnTo>
                                  <a:pt x="0" y="69706"/>
                                </a:lnTo>
                                <a:lnTo>
                                  <a:pt x="0" y="0"/>
                                </a:lnTo>
                              </a:path>
                            </a:pathLst>
                          </a:custGeom>
                          <a:ln w="0" cap="rnd">
                            <a:round/>
                          </a:ln>
                        </wps:spPr>
                        <wps:style>
                          <a:lnRef idx="0">
                            <a:srgbClr val="000000">
                              <a:alpha val="0"/>
                            </a:srgbClr>
                          </a:lnRef>
                          <a:fillRef idx="1">
                            <a:srgbClr val="8D9FCA">
                              <a:alpha val="80000"/>
                            </a:srgbClr>
                          </a:fillRef>
                          <a:effectRef idx="0">
                            <a:scrgbClr r="0" g="0" b="0"/>
                          </a:effectRef>
                          <a:fontRef idx="none"/>
                        </wps:style>
                        <wps:bodyPr/>
                      </wps:wsp>
                      <wps:wsp>
                        <wps:cNvPr id="62434" name="Shape 62434"/>
                        <wps:cNvSpPr/>
                        <wps:spPr>
                          <a:xfrm>
                            <a:off x="2819397" y="1259413"/>
                            <a:ext cx="69706" cy="69706"/>
                          </a:xfrm>
                          <a:custGeom>
                            <a:avLst/>
                            <a:gdLst/>
                            <a:ahLst/>
                            <a:cxnLst/>
                            <a:rect l="0" t="0" r="0" b="0"/>
                            <a:pathLst>
                              <a:path w="69706" h="69706">
                                <a:moveTo>
                                  <a:pt x="0" y="0"/>
                                </a:moveTo>
                                <a:lnTo>
                                  <a:pt x="69706" y="0"/>
                                </a:lnTo>
                                <a:lnTo>
                                  <a:pt x="69706" y="69706"/>
                                </a:lnTo>
                                <a:lnTo>
                                  <a:pt x="0" y="69706"/>
                                </a:lnTo>
                                <a:lnTo>
                                  <a:pt x="0" y="0"/>
                                </a:lnTo>
                              </a:path>
                            </a:pathLst>
                          </a:custGeom>
                          <a:ln w="0" cap="rnd">
                            <a:round/>
                          </a:ln>
                        </wps:spPr>
                        <wps:style>
                          <a:lnRef idx="0">
                            <a:srgbClr val="000000">
                              <a:alpha val="0"/>
                            </a:srgbClr>
                          </a:lnRef>
                          <a:fillRef idx="1">
                            <a:srgbClr val="B3B3B3">
                              <a:alpha val="80000"/>
                            </a:srgbClr>
                          </a:fillRef>
                          <a:effectRef idx="0">
                            <a:scrgbClr r="0" g="0" b="0"/>
                          </a:effectRef>
                          <a:fontRef idx="none"/>
                        </wps:style>
                        <wps:bodyPr/>
                      </wps:wsp>
                      <wps:wsp>
                        <wps:cNvPr id="62435" name="Shape 62435"/>
                        <wps:cNvSpPr/>
                        <wps:spPr>
                          <a:xfrm>
                            <a:off x="2819397" y="1335360"/>
                            <a:ext cx="69706" cy="69706"/>
                          </a:xfrm>
                          <a:custGeom>
                            <a:avLst/>
                            <a:gdLst/>
                            <a:ahLst/>
                            <a:cxnLst/>
                            <a:rect l="0" t="0" r="0" b="0"/>
                            <a:pathLst>
                              <a:path w="69706" h="69706">
                                <a:moveTo>
                                  <a:pt x="0" y="0"/>
                                </a:moveTo>
                                <a:lnTo>
                                  <a:pt x="69706" y="0"/>
                                </a:lnTo>
                                <a:lnTo>
                                  <a:pt x="69706" y="69706"/>
                                </a:lnTo>
                                <a:lnTo>
                                  <a:pt x="0" y="69706"/>
                                </a:lnTo>
                                <a:lnTo>
                                  <a:pt x="0" y="0"/>
                                </a:lnTo>
                              </a:path>
                            </a:pathLst>
                          </a:custGeom>
                          <a:ln w="0" cap="rnd">
                            <a:round/>
                          </a:ln>
                        </wps:spPr>
                        <wps:style>
                          <a:lnRef idx="0">
                            <a:srgbClr val="000000">
                              <a:alpha val="0"/>
                            </a:srgbClr>
                          </a:lnRef>
                          <a:fillRef idx="1">
                            <a:srgbClr val="D2D2D2">
                              <a:alpha val="80000"/>
                            </a:srgbClr>
                          </a:fillRef>
                          <a:effectRef idx="0">
                            <a:scrgbClr r="0" g="0" b="0"/>
                          </a:effectRef>
                          <a:fontRef idx="none"/>
                        </wps:style>
                        <wps:bodyPr/>
                      </wps:wsp>
                      <wps:wsp>
                        <wps:cNvPr id="1126" name="Rectangle 1126"/>
                        <wps:cNvSpPr/>
                        <wps:spPr>
                          <a:xfrm>
                            <a:off x="2916309" y="1052219"/>
                            <a:ext cx="223432" cy="48664"/>
                          </a:xfrm>
                          <a:prstGeom prst="rect">
                            <a:avLst/>
                          </a:prstGeom>
                          <a:ln>
                            <a:noFill/>
                          </a:ln>
                        </wps:spPr>
                        <wps:txbx>
                          <w:txbxContent>
                            <w:p w14:paraId="27199E28" w14:textId="77777777" w:rsidR="00D92B39" w:rsidRDefault="00000000">
                              <w:pPr>
                                <w:spacing w:after="160" w:line="259" w:lineRule="auto"/>
                                <w:ind w:firstLine="0"/>
                                <w:jc w:val="left"/>
                              </w:pPr>
                              <w:r>
                                <w:rPr>
                                  <w:rFonts w:ascii="Arial" w:eastAsia="Arial" w:hAnsi="Arial" w:cs="Arial"/>
                                  <w:sz w:val="6"/>
                                </w:rPr>
                                <w:t>Hormesis</w:t>
                              </w:r>
                            </w:p>
                          </w:txbxContent>
                        </wps:txbx>
                        <wps:bodyPr horzOverflow="overflow" vert="horz" lIns="0" tIns="0" rIns="0" bIns="0" rtlCol="0">
                          <a:noAutofit/>
                        </wps:bodyPr>
                      </wps:wsp>
                      <wps:wsp>
                        <wps:cNvPr id="1127" name="Rectangle 1127"/>
                        <wps:cNvSpPr/>
                        <wps:spPr>
                          <a:xfrm>
                            <a:off x="2916309" y="1128167"/>
                            <a:ext cx="195917" cy="48663"/>
                          </a:xfrm>
                          <a:prstGeom prst="rect">
                            <a:avLst/>
                          </a:prstGeom>
                          <a:ln>
                            <a:noFill/>
                          </a:ln>
                        </wps:spPr>
                        <wps:txbx>
                          <w:txbxContent>
                            <w:p w14:paraId="37544766" w14:textId="77777777" w:rsidR="00D92B39" w:rsidRDefault="00000000">
                              <w:pPr>
                                <w:spacing w:after="160" w:line="259" w:lineRule="auto"/>
                                <w:ind w:firstLine="0"/>
                                <w:jc w:val="left"/>
                              </w:pPr>
                              <w:r>
                                <w:rPr>
                                  <w:rFonts w:ascii="Arial" w:eastAsia="Arial" w:hAnsi="Arial" w:cs="Arial"/>
                                  <w:sz w:val="6"/>
                                </w:rPr>
                                <w:t>U shape</w:t>
                              </w:r>
                            </w:p>
                          </w:txbxContent>
                        </wps:txbx>
                        <wps:bodyPr horzOverflow="overflow" vert="horz" lIns="0" tIns="0" rIns="0" bIns="0" rtlCol="0">
                          <a:noAutofit/>
                        </wps:bodyPr>
                      </wps:wsp>
                      <wps:wsp>
                        <wps:cNvPr id="1128" name="Rectangle 1128"/>
                        <wps:cNvSpPr/>
                        <wps:spPr>
                          <a:xfrm>
                            <a:off x="2916309" y="1204114"/>
                            <a:ext cx="233953" cy="48663"/>
                          </a:xfrm>
                          <a:prstGeom prst="rect">
                            <a:avLst/>
                          </a:prstGeom>
                          <a:ln>
                            <a:noFill/>
                          </a:ln>
                        </wps:spPr>
                        <wps:txbx>
                          <w:txbxContent>
                            <w:p w14:paraId="41529B29" w14:textId="77777777" w:rsidR="00D92B39" w:rsidRDefault="00000000">
                              <w:pPr>
                                <w:spacing w:after="160" w:line="259" w:lineRule="auto"/>
                                <w:ind w:firstLine="0"/>
                                <w:jc w:val="left"/>
                              </w:pPr>
                              <w:r>
                                <w:rPr>
                                  <w:rFonts w:ascii="Arial" w:eastAsia="Arial" w:hAnsi="Arial" w:cs="Arial"/>
                                  <w:sz w:val="6"/>
                                </w:rPr>
                                <w:t>Monotone</w:t>
                              </w:r>
                            </w:p>
                          </w:txbxContent>
                        </wps:txbx>
                        <wps:bodyPr horzOverflow="overflow" vert="horz" lIns="0" tIns="0" rIns="0" bIns="0" rtlCol="0">
                          <a:noAutofit/>
                        </wps:bodyPr>
                      </wps:wsp>
                      <wps:wsp>
                        <wps:cNvPr id="1129" name="Rectangle 1129"/>
                        <wps:cNvSpPr/>
                        <wps:spPr>
                          <a:xfrm>
                            <a:off x="2916309" y="1280061"/>
                            <a:ext cx="227219" cy="48663"/>
                          </a:xfrm>
                          <a:prstGeom prst="rect">
                            <a:avLst/>
                          </a:prstGeom>
                          <a:ln>
                            <a:noFill/>
                          </a:ln>
                        </wps:spPr>
                        <wps:txbx>
                          <w:txbxContent>
                            <w:p w14:paraId="2DF6F801" w14:textId="77777777" w:rsidR="00D92B39" w:rsidRDefault="00000000">
                              <w:pPr>
                                <w:spacing w:after="160" w:line="259" w:lineRule="auto"/>
                                <w:ind w:firstLine="0"/>
                                <w:jc w:val="left"/>
                              </w:pPr>
                              <w:r>
                                <w:rPr>
                                  <w:rFonts w:ascii="Arial" w:eastAsia="Arial" w:hAnsi="Arial" w:cs="Arial"/>
                                  <w:sz w:val="6"/>
                                </w:rPr>
                                <w:t>Uncertain</w:t>
                              </w:r>
                            </w:p>
                          </w:txbxContent>
                        </wps:txbx>
                        <wps:bodyPr horzOverflow="overflow" vert="horz" lIns="0" tIns="0" rIns="0" bIns="0" rtlCol="0">
                          <a:noAutofit/>
                        </wps:bodyPr>
                      </wps:wsp>
                      <wps:wsp>
                        <wps:cNvPr id="1130" name="Rectangle 1130"/>
                        <wps:cNvSpPr/>
                        <wps:spPr>
                          <a:xfrm>
                            <a:off x="2916309" y="1356008"/>
                            <a:ext cx="225168" cy="48663"/>
                          </a:xfrm>
                          <a:prstGeom prst="rect">
                            <a:avLst/>
                          </a:prstGeom>
                          <a:ln>
                            <a:noFill/>
                          </a:ln>
                        </wps:spPr>
                        <wps:txbx>
                          <w:txbxContent>
                            <w:p w14:paraId="4FEE1EA6" w14:textId="77777777" w:rsidR="00D92B39" w:rsidRDefault="00000000">
                              <w:pPr>
                                <w:spacing w:after="160" w:line="259" w:lineRule="auto"/>
                                <w:ind w:firstLine="0"/>
                                <w:jc w:val="left"/>
                              </w:pPr>
                              <w:r>
                                <w:rPr>
                                  <w:rFonts w:ascii="Arial" w:eastAsia="Arial" w:hAnsi="Arial" w:cs="Arial"/>
                                  <w:sz w:val="6"/>
                                </w:rPr>
                                <w:t>No shape</w:t>
                              </w:r>
                            </w:p>
                          </w:txbxContent>
                        </wps:txbx>
                        <wps:bodyPr horzOverflow="overflow" vert="horz" lIns="0" tIns="0" rIns="0" bIns="0" rtlCol="0">
                          <a:noAutofit/>
                        </wps:bodyPr>
                      </wps:wsp>
                    </wpg:wgp>
                  </a:graphicData>
                </a:graphic>
              </wp:inline>
            </w:drawing>
          </mc:Choice>
          <mc:Fallback>
            <w:pict>
              <v:group w14:anchorId="150EF900" id="Group 53710" o:spid="_x0000_s1026" style="width:243.5pt;height:191pt;mso-position-horizontal-relative:char;mso-position-vertical-relative:line" coordsize="30922,242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">
                <v:shape id="Shape 1085" o:spid="_x0000_s1027" style="position:absolute;left:2011;top:22596;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" path="m,l2542911,e" filled="f" strokecolor="#ebebeb" strokeweight=".06469mm">
                  <v:path arrowok="t" textboxrect="0,0,2542911,0"/>
                </v:shape>
                <v:shape id="Shape 1086" o:spid="_x0000_s1028" style="position:absolute;left:2011;top:11835;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" path="m,l2542911,e" filled="f" strokecolor="#ebebeb" strokeweight=".06469mm">
                  <v:path arrowok="t" textboxrect="0,0,2542911,0"/>
                </v:shape>
                <v:shape id="Shape 1087" o:spid="_x0000_s1029" style="position:absolute;left:2011;top:1075;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" path="m,l2542911,e" filled="f" strokecolor="#ebebeb" strokeweight=".06469mm">
                  <v:path arrowok="t" textboxrect="0,0,2542911,0"/>
                </v:shape>
                <v:shape id="Shape 1088" o:spid="_x0000_s1030" style="position:absolute;left:3167;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" path="m,2367239l,e" filled="f" strokecolor="#ebebeb" strokeweight=".06469mm">
                  <v:path arrowok="t" textboxrect="0,0,0,2367239"/>
                </v:shape>
                <v:shape id="Shape 1089" o:spid="_x0000_s1031" style="position:absolute;left:14725;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" path="m,2367239l,e" filled="f" strokecolor="#ebebeb" strokeweight=".06469mm">
                  <v:path arrowok="t" textboxrect="0,0,0,2367239"/>
                </v:shape>
                <v:shape id="Shape 1090" o:spid="_x0000_s1032" style="position:absolute;left:26284;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" path="m,2367239l,e" filled="f" strokecolor="#ebebeb" strokeweight=".06469mm">
                  <v:path arrowok="t" textboxrect="0,0,0,2367239"/>
                </v:shape>
                <v:shape id="Shape 1091" o:spid="_x0000_s1033" style="position:absolute;left:2011;top:17216;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" path="m,l2542911,e" filled="f" strokecolor="#ebebeb" strokeweight=".1306mm">
                  <v:path arrowok="t" textboxrect="0,0,2542911,0"/>
                </v:shape>
                <v:shape id="Shape 1092" o:spid="_x0000_s1034" style="position:absolute;left:2011;top:6455;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" path="m,l2542911,e" filled="f" strokecolor="#ebebeb" strokeweight=".1306mm">
                  <v:path arrowok="t" textboxrect="0,0,2542911,0"/>
                </v:shape>
                <v:shape id="Shape 1093" o:spid="_x0000_s1035" style="position:absolute;left:8946;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" path="m,2367239l,e" filled="f" strokecolor="#ebebeb" strokeweight=".1306mm">
                  <v:path arrowok="t" textboxrect="0,0,0,2367239"/>
                </v:shape>
                <v:shape id="Shape 1094" o:spid="_x0000_s1036" style="position:absolute;left:20505;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" path="m,2367239l,e" filled="f" strokecolor="#ebebeb" strokeweight=".1306mm">
                  <v:path arrowok="t" textboxrect="0,0,0,2367239"/>
                </v:shape>
                <v:shape id="Shape 1095" o:spid="_x0000_s1037" style="position:absolute;left:2011;top:11835;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" path="m,l2542911,e" filled="f" strokeweight=".1306mm">
                  <v:path arrowok="t" textboxrect="0,0,2542911,0"/>
                </v:shape>
                <v:shape id="Shape 1096" o:spid="_x0000_s1038" style="position:absolute;left:14725;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" path="m,2367239l,e" filled="f" strokeweight=".1306mm">
                  <v:path arrowok="t" textboxrect="0,0,0,2367239"/>
                </v:shape>
                <v:shape id="Shape 1097" o:spid="_x0000_s1039" style="position:absolute;left:2011;top:6455;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" path="m,l2542911,e" filled="f" strokeweight=".1306mm">
                  <v:path arrowok="t" textboxrect="0,0,2542911,0"/>
                </v:shape>
                <v:shape id="Shape 1098" o:spid="_x0000_s1040" style="position:absolute;left:2011;top:17216;width:25429;height:0;visibility:visible;mso-wrap-style:square;v-text-anchor:top" coordsize="2542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" path="m,l2542911,e" filled="f" strokeweight=".1306mm">
                  <v:path arrowok="t" textboxrect="0,0,2542911,0"/>
                </v:shape>
                <v:shape id="Shape 1099" o:spid="_x0000_s1041" style="position:absolute;left:20505;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" path="m,2367239l,e" filled="f" strokeweight=".1306mm">
                  <v:path arrowok="t" textboxrect="0,0,0,2367239"/>
                </v:shape>
                <v:shape id="Shape 1100" o:spid="_x0000_s1042" style="position:absolute;left:8946;width:0;height:23672;visibility:visible;mso-wrap-style:square;v-text-anchor:top" coordsize="0,236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" path="m,2367239l,e" filled="f" strokeweight=".1306mm">
                  <v:path arrowok="t" textboxrect="0,0,0,2367239"/>
                </v:shape>
                <v:shape id="Shape 62422" o:spid="_x0000_s1043" style="position:absolute;left:3167;top:17216;width:5779;height:5380;visibility:visible;mso-wrap-style:square;v-text-anchor:top" coordsize="577910,538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" path="m,l577910,r,538003l,538003,,e" fillcolor="#b3b3b3" stroked="f" strokeweight="0">
                  <v:fill opacity="52428f"/>
                  <v:path arrowok="t" textboxrect="0,0,577910,538003"/>
                </v:shape>
                <v:shape id="Shape 62423" o:spid="_x0000_s1044" style="position:absolute;left:8946;top:17216;width:11559;height:5380;visibility:visible;mso-wrap-style:square;v-text-anchor:top" coordsize="1155865,538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" path="m,l1155865,r,538003l,538003,,e" fillcolor="#8d9fca" stroked="f" strokeweight="0">
                  <v:fill opacity="52428f"/>
                  <v:path arrowok="t" textboxrect="0,0,1155865,538003"/>
                </v:shape>
                <v:shape id="Shape 62424" o:spid="_x0000_s1045" style="position:absolute;left:20505;top:17216;width:5779;height:5380;visibility:visible;mso-wrap-style:square;v-text-anchor:top" coordsize="577910,538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" path="m,l577910,r,538003l,538003,,e" fillcolor="#fb8d61" stroked="f" strokeweight="0">
                  <v:fill opacity="52428f"/>
                  <v:path arrowok="t" textboxrect="0,0,577910,538003"/>
                </v:shape>
                <v:shape id="Shape 62425" o:spid="_x0000_s1046" style="position:absolute;left:3167;top:6456;width:5779;height:10760;visibility:visible;mso-wrap-style:square;v-text-anchor:top" coordsize="577910,1076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" path="m,l577910,r,1076006l,1076006,,e" fillcolor="#ffd92e" stroked="f" strokeweight="0">
                  <v:fill opacity="52428f"/>
                  <v:path arrowok="t" textboxrect="0,0,577910,1076006"/>
                </v:shape>
                <v:shape id="Shape 62426" o:spid="_x0000_s1047" style="position:absolute;left:8946;top:6456;width:11559;height:10760;visibility:visible;mso-wrap-style:square;v-text-anchor:top" coordsize="1155865,1076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" path="m,l1155865,r,1076006l,1076006,,e" fillcolor="#d2d2d2" stroked="f" strokeweight="0">
                  <v:fill opacity="52428f"/>
                  <v:path arrowok="t" textboxrect="0,0,1155865,1076006"/>
                </v:shape>
                <v:shape id="Shape 62427" o:spid="_x0000_s1048" style="position:absolute;left:20505;top:6456;width:5779;height:10760;visibility:visible;mso-wrap-style:square;v-text-anchor:top" coordsize="577910,1076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" path="m,l577910,r,1076006l,1076006,,e" fillcolor="#ffd92e" stroked="f" strokeweight="0">
                  <v:fill opacity="52428f"/>
                  <v:path arrowok="t" textboxrect="0,0,577910,1076006"/>
                </v:shape>
                <v:shape id="Shape 62428" o:spid="_x0000_s1049" style="position:absolute;left:3167;top:1075;width:5779;height:5380;visibility:visible;mso-wrap-style:square;v-text-anchor:top" coordsize="577910,538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" path="m,l577910,r,538003l,538003,,e" fillcolor="#fb8d61" stroked="f" strokeweight="0">
                  <v:fill opacity="52428f"/>
                  <v:path arrowok="t" textboxrect="0,0,577910,538003"/>
                </v:shape>
                <v:shape id="Shape 62429" o:spid="_x0000_s1050" style="position:absolute;left:8946;top:1075;width:11559;height:5380;visibility:visible;mso-wrap-style:square;v-text-anchor:top" coordsize="1155865,538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" path="m,l1155865,r,538003l,538003,,e" fillcolor="#8d9fca" stroked="f" strokeweight="0">
                  <v:fill opacity="52428f"/>
                  <v:path arrowok="t" textboxrect="0,0,1155865,538003"/>
                </v:shape>
                <v:shape id="Shape 62430" o:spid="_x0000_s1051" style="position:absolute;left:20505;top:1075;width:5779;height:5380;visibility:visible;mso-wrap-style:square;v-text-anchor:top" coordsize="577910,538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" path="m,l577910,r,538003l,538003,,e" fillcolor="#b3b3b3" stroked="f" strokeweight="0">
                  <v:fill opacity="52428f"/>
                  <v:path arrowok="t" textboxrect="0,0,577910,538003"/>
                </v:shape>
                <v:rect id="Rectangle 53565" o:spid="_x0000_s1052" style="position:absolute;left:2365;top:11870;width:822;height: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" filled="f" stroked="f">
                  <v:textbox inset="0,0,0,0">
                    <w:txbxContent>
                      <w:p w14:paraId="57160245" w14:textId="77777777" w:rsidR="00D92B39" w:rsidRDefault="00000000">
                        <w:pPr>
                          <w:spacing w:after="160" w:line="259" w:lineRule="auto"/>
                          <w:ind w:firstLine="0"/>
                          <w:jc w:val="left"/>
                        </w:pPr>
                        <w:r>
                          <w:rPr>
                            <w:rFonts w:ascii="Arial" w:eastAsia="Arial" w:hAnsi="Arial" w:cs="Arial"/>
                            <w:sz w:val="8"/>
                          </w:rPr>
                          <w:t>Co</w:t>
                        </w:r>
                      </w:p>
                    </w:txbxContent>
                  </v:textbox>
                </v:rect>
                <v:rect id="Rectangle 53566" o:spid="_x0000_s1053" style="position:absolute;left:2983;top:11870;width:1310;height: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" filled="f" stroked="f">
                  <v:textbox inset="0,0,0,0">
                    <w:txbxContent>
                      <w:p w14:paraId="01C85498" w14:textId="77777777" w:rsidR="00D92B39" w:rsidRDefault="00000000">
                        <w:pPr>
                          <w:spacing w:after="160" w:line="259" w:lineRule="auto"/>
                          <w:ind w:firstLine="0"/>
                          <w:jc w:val="left"/>
                        </w:pPr>
                        <w:r>
                          <w:rPr>
                            <w:rFonts w:ascii="Arial" w:eastAsia="Arial" w:hAnsi="Arial" w:cs="Arial"/>
                            <w:sz w:val="8"/>
                          </w:rPr>
                          <w:t>nvex</w:t>
                        </w:r>
                      </w:p>
                    </w:txbxContent>
                  </v:textbox>
                </v:rect>
                <v:rect id="Rectangle 53567" o:spid="_x0000_s1054" style="position:absolute;left:25341;top:11870;width:1179;height: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" filled="f" stroked="f">
                  <v:textbox inset="0,0,0,0">
                    <w:txbxContent>
                      <w:p w14:paraId="34944E67" w14:textId="77777777" w:rsidR="00D92B39" w:rsidRDefault="00000000">
                        <w:pPr>
                          <w:spacing w:after="160" w:line="259" w:lineRule="auto"/>
                          <w:ind w:firstLine="0"/>
                          <w:jc w:val="left"/>
                        </w:pPr>
                        <w:r>
                          <w:rPr>
                            <w:rFonts w:ascii="Arial" w:eastAsia="Arial" w:hAnsi="Arial" w:cs="Arial"/>
                            <w:sz w:val="8"/>
                          </w:rPr>
                          <w:t>Con</w:t>
                        </w:r>
                      </w:p>
                    </w:txbxContent>
                  </v:textbox>
                </v:rect>
                <v:rect id="Rectangle 53568" o:spid="_x0000_s1055" style="position:absolute;left:26228;top:11870;width:1329;height: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" filled="f" stroked="f">
                  <v:textbox inset="0,0,0,0">
                    <w:txbxContent>
                      <w:p w14:paraId="1E268511" w14:textId="77777777" w:rsidR="00D92B39" w:rsidRDefault="00000000">
                        <w:pPr>
                          <w:spacing w:after="160" w:line="259" w:lineRule="auto"/>
                          <w:ind w:firstLine="0"/>
                          <w:jc w:val="left"/>
                        </w:pPr>
                        <w:r>
                          <w:rPr>
                            <w:rFonts w:ascii="Arial" w:eastAsia="Arial" w:hAnsi="Arial" w:cs="Arial"/>
                            <w:sz w:val="8"/>
                          </w:rPr>
                          <w:t>cave</w:t>
                        </w:r>
                      </w:p>
                    </w:txbxContent>
                  </v:textbox>
                </v:rect>
                <v:rect id="Rectangle 1112" o:spid="_x0000_s1056" style="position:absolute;left:12450;top:22422;width:2751;height: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" filled="f" stroked="f">
                  <v:textbox inset="0,0,0,0">
                    <w:txbxContent>
                      <w:p w14:paraId="0C33D46D" w14:textId="77777777" w:rsidR="00D92B39" w:rsidRDefault="00000000">
                        <w:pPr>
                          <w:spacing w:after="160" w:line="259" w:lineRule="auto"/>
                          <w:ind w:firstLine="0"/>
                          <w:jc w:val="left"/>
                        </w:pPr>
                        <w:r>
                          <w:rPr>
                            <w:rFonts w:ascii="Arial" w:eastAsia="Arial" w:hAnsi="Arial" w:cs="Arial"/>
                            <w:sz w:val="8"/>
                          </w:rPr>
                          <w:t>Decrease</w:t>
                        </w:r>
                      </w:p>
                    </w:txbxContent>
                  </v:textbox>
                </v:rect>
                <v:rect id="Rectangle 1113" o:spid="_x0000_s1057" style="position:absolute;left:12686;top:902;width:2466;height: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" filled="f" stroked="f">
                  <v:textbox inset="0,0,0,0">
                    <w:txbxContent>
                      <w:p w14:paraId="4AB6C616" w14:textId="77777777" w:rsidR="00D92B39" w:rsidRDefault="00000000">
                        <w:pPr>
                          <w:spacing w:after="160" w:line="259" w:lineRule="auto"/>
                          <w:ind w:firstLine="0"/>
                          <w:jc w:val="left"/>
                        </w:pPr>
                        <w:r>
                          <w:rPr>
                            <w:rFonts w:ascii="Arial" w:eastAsia="Arial" w:hAnsi="Arial" w:cs="Arial"/>
                            <w:sz w:val="8"/>
                          </w:rPr>
                          <w:t>Increase</w:t>
                        </w:r>
                      </w:p>
                    </w:txbxContent>
                  </v:textbox>
                </v:rect>
                <v:rect id="Rectangle 1114" o:spid="_x0000_s1058" style="position:absolute;left:573;top:17074;width:1624;height: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" filled="f" stroked="f">
                  <v:textbox inset="0,0,0,0">
                    <w:txbxContent>
                      <w:p w14:paraId="2C11C334" w14:textId="77777777" w:rsidR="00D92B39" w:rsidRDefault="00000000">
                        <w:pPr>
                          <w:spacing w:after="160" w:line="259" w:lineRule="auto"/>
                          <w:ind w:firstLine="0"/>
                          <w:jc w:val="left"/>
                        </w:pPr>
                        <w:r>
                          <w:rPr>
                            <w:rFonts w:ascii="Arial" w:eastAsia="Arial" w:hAnsi="Arial" w:cs="Arial"/>
                            <w:color w:val="4D4D4D"/>
                            <w:sz w:val="6"/>
                          </w:rPr>
                          <w:t>p=0.05</w:t>
                        </w:r>
                      </w:p>
                    </w:txbxContent>
                  </v:textbox>
                </v:rect>
                <v:rect id="Rectangle 1115" o:spid="_x0000_s1059" style="position:absolute;left:573;top:6313;width:1624;height: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" filled="f" stroked="f">
                  <v:textbox inset="0,0,0,0">
                    <w:txbxContent>
                      <w:p w14:paraId="34349A44" w14:textId="77777777" w:rsidR="00D92B39" w:rsidRDefault="00000000">
                        <w:pPr>
                          <w:spacing w:after="160" w:line="259" w:lineRule="auto"/>
                          <w:ind w:firstLine="0"/>
                          <w:jc w:val="left"/>
                        </w:pPr>
                        <w:r>
                          <w:rPr>
                            <w:rFonts w:ascii="Arial" w:eastAsia="Arial" w:hAnsi="Arial" w:cs="Arial"/>
                            <w:color w:val="4D4D4D"/>
                            <w:sz w:val="6"/>
                          </w:rPr>
                          <w:t>p=0.05</w:t>
                        </w:r>
                      </w:p>
                    </w:txbxContent>
                  </v:textbox>
                </v:rect>
                <v:rect id="Rectangle 1116" o:spid="_x0000_s1060" style="position:absolute;left:8336;top:23888;width:1623;height: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" filled="f" stroked="f">
                  <v:textbox inset="0,0,0,0">
                    <w:txbxContent>
                      <w:p w14:paraId="130D1F6F" w14:textId="77777777" w:rsidR="00D92B39" w:rsidRDefault="00000000">
                        <w:pPr>
                          <w:spacing w:after="160" w:line="259" w:lineRule="auto"/>
                          <w:ind w:firstLine="0"/>
                          <w:jc w:val="left"/>
                        </w:pPr>
                        <w:r>
                          <w:rPr>
                            <w:rFonts w:ascii="Arial" w:eastAsia="Arial" w:hAnsi="Arial" w:cs="Arial"/>
                            <w:color w:val="4D4D4D"/>
                            <w:sz w:val="6"/>
                          </w:rPr>
                          <w:t>p=0.05</w:t>
                        </w:r>
                      </w:p>
                    </w:txbxContent>
                  </v:textbox>
                </v:rect>
                <v:rect id="Rectangle 1117" o:spid="_x0000_s1061" style="position:absolute;left:19894;top:23888;width:1624;height: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" filled="f" stroked="f">
                  <v:textbox inset="0,0,0,0">
                    <w:txbxContent>
                      <w:p w14:paraId="19001B59" w14:textId="77777777" w:rsidR="00D92B39" w:rsidRDefault="00000000">
                        <w:pPr>
                          <w:spacing w:after="160" w:line="259" w:lineRule="auto"/>
                          <w:ind w:firstLine="0"/>
                          <w:jc w:val="left"/>
                        </w:pPr>
                        <w:r>
                          <w:rPr>
                            <w:rFonts w:ascii="Arial" w:eastAsia="Arial" w:hAnsi="Arial" w:cs="Arial"/>
                            <w:color w:val="4D4D4D"/>
                            <w:sz w:val="6"/>
                          </w:rPr>
                          <w:t>p=0.05</w:t>
                        </w:r>
                      </w:p>
                    </w:txbxContent>
                  </v:textbox>
                </v:rect>
                <v:rect id="Rectangle 1119" o:spid="_x0000_s1062" style="position:absolute;left:207;top:11517;width:179;height:594;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" filled="f" stroked="f">
                  <v:textbox inset="0,0,0,0">
                    <w:txbxContent>
                      <w:p w14:paraId="2F5C5C6F" w14:textId="77777777" w:rsidR="00D92B39" w:rsidRDefault="00000000">
                        <w:pPr>
                          <w:spacing w:after="160" w:line="259" w:lineRule="auto"/>
                          <w:ind w:firstLine="0"/>
                          <w:jc w:val="left"/>
                        </w:pPr>
                        <w:r>
                          <w:rPr>
                            <w:rFonts w:ascii="Arial" w:eastAsia="Arial" w:hAnsi="Arial" w:cs="Arial"/>
                            <w:sz w:val="8"/>
                          </w:rPr>
                          <w:t xml:space="preserve"> </w:t>
                        </w:r>
                      </w:p>
                    </w:txbxContent>
                  </v:textbox>
                </v:rect>
                <v:rect id="Rectangle 1120" o:spid="_x0000_s1063" style="position:absolute;left:28162;top:9643;width:179;height: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" filled="f" stroked="f">
                  <v:textbox inset="0,0,0,0">
                    <w:txbxContent>
                      <w:p w14:paraId="592B5EB9" w14:textId="77777777" w:rsidR="00D92B39" w:rsidRDefault="00000000">
                        <w:pPr>
                          <w:spacing w:after="160" w:line="259" w:lineRule="auto"/>
                          <w:ind w:firstLine="0"/>
                          <w:jc w:val="left"/>
                        </w:pPr>
                        <w:r>
                          <w:rPr>
                            <w:rFonts w:ascii="Arial" w:eastAsia="Arial" w:hAnsi="Arial" w:cs="Arial"/>
                            <w:sz w:val="8"/>
                          </w:rPr>
                          <w:t xml:space="preserve"> </w:t>
                        </w:r>
                      </w:p>
                    </w:txbxContent>
                  </v:textbox>
                </v:rect>
                <v:shape id="Shape 62431" o:spid="_x0000_s1064" style="position:absolute;left:28193;top:10315;width:698;height:697;visibility:visible;mso-wrap-style:square;v-text-anchor:top" coordsize="69706,69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" path="m,l69706,r,69706l,69706,,e" fillcolor="#fb8d61" stroked="f" strokeweight="0">
                  <v:fill opacity="52428f"/>
                  <v:stroke endcap="round"/>
                  <v:path arrowok="t" textboxrect="0,0,69706,69706"/>
                </v:shape>
                <v:shape id="Shape 62432" o:spid="_x0000_s1065" style="position:absolute;left:28193;top:11075;width:698;height:697;visibility:visible;mso-wrap-style:square;v-text-anchor:top" coordsize="69706,69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" path="m,l69706,r,69706l,69706,,e" fillcolor="#ffd92e" stroked="f" strokeweight="0">
                  <v:fill opacity="52428f"/>
                  <v:stroke endcap="round"/>
                  <v:path arrowok="t" textboxrect="0,0,69706,69706"/>
                </v:shape>
                <v:shape id="Shape 62433" o:spid="_x0000_s1066" style="position:absolute;left:28193;top:11834;width:698;height:697;visibility:visible;mso-wrap-style:square;v-text-anchor:top" coordsize="69706,69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" path="m,l69706,r,69706l,69706,,e" fillcolor="#8d9fca" stroked="f" strokeweight="0">
                  <v:fill opacity="52428f"/>
                  <v:stroke endcap="round"/>
                  <v:path arrowok="t" textboxrect="0,0,69706,69706"/>
                </v:shape>
                <v:shape id="Shape 62434" o:spid="_x0000_s1067" style="position:absolute;left:28193;top:12594;width:698;height:697;visibility:visible;mso-wrap-style:square;v-text-anchor:top" coordsize="69706,69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" path="m,l69706,r,69706l,69706,,e" fillcolor="#b3b3b3" stroked="f" strokeweight="0">
                  <v:fill opacity="52428f"/>
                  <v:stroke endcap="round"/>
                  <v:path arrowok="t" textboxrect="0,0,69706,69706"/>
                </v:shape>
                <v:shape id="Shape 62435" o:spid="_x0000_s1068" style="position:absolute;left:28193;top:13353;width:698;height:697;visibility:visible;mso-wrap-style:square;v-text-anchor:top" coordsize="69706,69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" path="m,l69706,r,69706l,69706,,e" fillcolor="#d2d2d2" stroked="f" strokeweight="0">
                  <v:fill opacity="52428f"/>
                  <v:stroke endcap="round"/>
                  <v:path arrowok="t" textboxrect="0,0,69706,69706"/>
                </v:shape>
                <v:rect id="Rectangle 1126" o:spid="_x0000_s1069" style="position:absolute;left:29163;top:10522;width:2234;height: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" filled="f" stroked="f">
                  <v:textbox inset="0,0,0,0">
                    <w:txbxContent>
                      <w:p w14:paraId="27199E28" w14:textId="77777777" w:rsidR="00D92B39" w:rsidRDefault="00000000">
                        <w:pPr>
                          <w:spacing w:after="160" w:line="259" w:lineRule="auto"/>
                          <w:ind w:firstLine="0"/>
                          <w:jc w:val="left"/>
                        </w:pPr>
                        <w:r>
                          <w:rPr>
                            <w:rFonts w:ascii="Arial" w:eastAsia="Arial" w:hAnsi="Arial" w:cs="Arial"/>
                            <w:sz w:val="6"/>
                          </w:rPr>
                          <w:t>Hormesis</w:t>
                        </w:r>
                      </w:p>
                    </w:txbxContent>
                  </v:textbox>
                </v:rect>
                <v:rect id="Rectangle 1127" o:spid="_x0000_s1070" style="position:absolute;left:29163;top:11281;width:1959;height: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" filled="f" stroked="f">
                  <v:textbox inset="0,0,0,0">
                    <w:txbxContent>
                      <w:p w14:paraId="37544766" w14:textId="77777777" w:rsidR="00D92B39" w:rsidRDefault="00000000">
                        <w:pPr>
                          <w:spacing w:after="160" w:line="259" w:lineRule="auto"/>
                          <w:ind w:firstLine="0"/>
                          <w:jc w:val="left"/>
                        </w:pPr>
                        <w:r>
                          <w:rPr>
                            <w:rFonts w:ascii="Arial" w:eastAsia="Arial" w:hAnsi="Arial" w:cs="Arial"/>
                            <w:sz w:val="6"/>
                          </w:rPr>
                          <w:t>U shape</w:t>
                        </w:r>
                      </w:p>
                    </w:txbxContent>
                  </v:textbox>
                </v:rect>
                <v:rect id="Rectangle 1128" o:spid="_x0000_s1071" style="position:absolute;left:29163;top:12041;width:2339;height: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" filled="f" stroked="f">
                  <v:textbox inset="0,0,0,0">
                    <w:txbxContent>
                      <w:p w14:paraId="41529B29" w14:textId="77777777" w:rsidR="00D92B39" w:rsidRDefault="00000000">
                        <w:pPr>
                          <w:spacing w:after="160" w:line="259" w:lineRule="auto"/>
                          <w:ind w:firstLine="0"/>
                          <w:jc w:val="left"/>
                        </w:pPr>
                        <w:r>
                          <w:rPr>
                            <w:rFonts w:ascii="Arial" w:eastAsia="Arial" w:hAnsi="Arial" w:cs="Arial"/>
                            <w:sz w:val="6"/>
                          </w:rPr>
                          <w:t>Monotone</w:t>
                        </w:r>
                      </w:p>
                    </w:txbxContent>
                  </v:textbox>
                </v:rect>
                <v:rect id="Rectangle 1129" o:spid="_x0000_s1072" style="position:absolute;left:29163;top:12800;width:2272;height: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" filled="f" stroked="f">
                  <v:textbox inset="0,0,0,0">
                    <w:txbxContent>
                      <w:p w14:paraId="2DF6F801" w14:textId="77777777" w:rsidR="00D92B39" w:rsidRDefault="00000000">
                        <w:pPr>
                          <w:spacing w:after="160" w:line="259" w:lineRule="auto"/>
                          <w:ind w:firstLine="0"/>
                          <w:jc w:val="left"/>
                        </w:pPr>
                        <w:r>
                          <w:rPr>
                            <w:rFonts w:ascii="Arial" w:eastAsia="Arial" w:hAnsi="Arial" w:cs="Arial"/>
                            <w:sz w:val="6"/>
                          </w:rPr>
                          <w:t>Uncertain</w:t>
                        </w:r>
                      </w:p>
                    </w:txbxContent>
                  </v:textbox>
                </v:rect>
                <v:rect id="Rectangle 1130" o:spid="_x0000_s1073" style="position:absolute;left:29163;top:13560;width:2251;height: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" filled="f" stroked="f">
                  <v:textbox inset="0,0,0,0">
                    <w:txbxContent>
                      <w:p w14:paraId="4FEE1EA6" w14:textId="77777777" w:rsidR="00D92B39" w:rsidRDefault="00000000">
                        <w:pPr>
                          <w:spacing w:after="160" w:line="259" w:lineRule="auto"/>
                          <w:ind w:firstLine="0"/>
                          <w:jc w:val="left"/>
                        </w:pPr>
                        <w:r>
                          <w:rPr>
                            <w:rFonts w:ascii="Arial" w:eastAsia="Arial" w:hAnsi="Arial" w:cs="Arial"/>
                            <w:sz w:val="6"/>
                          </w:rPr>
                          <w:t>No shape</w:t>
                        </w:r>
                      </w:p>
                    </w:txbxContent>
                  </v:textbox>
                </v:rect>
                <w10:anchorlock/>
              </v:group>
            </w:pict>
          </mc:Fallback>
        </mc:AlternateContent>
      </w:r>
    </w:p>
    <w:p w14:paraId="3CA8A54B" w14:textId="77777777" w:rsidR="00D92B39" w:rsidRDefault="00000000">
      <w:pPr>
        <w:spacing w:after="323" w:line="259" w:lineRule="auto"/>
        <w:ind w:right="270" w:firstLine="0"/>
        <w:jc w:val="center"/>
      </w:pPr>
      <w:r>
        <w:rPr>
          <w:rFonts w:ascii="Arial" w:eastAsia="Arial" w:hAnsi="Arial" w:cs="Arial"/>
          <w:sz w:val="8"/>
        </w:rPr>
        <w:t xml:space="preserve"> </w:t>
      </w:r>
    </w:p>
    <w:p w14:paraId="2CD9F01C" w14:textId="77777777" w:rsidR="00D92B39" w:rsidRDefault="00000000">
      <w:pPr>
        <w:spacing w:after="449" w:line="251" w:lineRule="auto"/>
        <w:ind w:left="-5" w:hanging="10"/>
        <w:jc w:val="left"/>
      </w:pPr>
      <w:r>
        <w:rPr>
          <w:b/>
          <w:sz w:val="17"/>
        </w:rPr>
        <w:t xml:space="preserve">Figure 2. </w:t>
      </w:r>
      <w:r>
        <w:rPr>
          <w:sz w:val="17"/>
        </w:rPr>
        <w:t xml:space="preserve">Subspaces in the SHARP scatterplot and their corresponding shape classification. The origin represents a p-value of 1 and the dotted lines intersect each axis at </w:t>
      </w:r>
      <w:r>
        <w:rPr>
          <w:rFonts w:ascii="Cambria" w:eastAsia="Cambria" w:hAnsi="Cambria" w:cs="Cambria"/>
          <w:sz w:val="18"/>
        </w:rPr>
        <w:t>±</w:t>
      </w:r>
      <w:r>
        <w:rPr>
          <w:sz w:val="17"/>
        </w:rPr>
        <w:t xml:space="preserve">0.05, which is the significance threshold after the positioning transform. The axis is </w:t>
      </w:r>
      <w:commentRangeStart w:id="10"/>
      <w:r>
        <w:rPr>
          <w:sz w:val="17"/>
        </w:rPr>
        <w:t xml:space="preserve">piece-wise linearly scaled </w:t>
      </w:r>
      <w:commentRangeEnd w:id="10"/>
      <w:r w:rsidR="00211213">
        <w:rPr>
          <w:rStyle w:val="CommentReference"/>
          <w:sz w:val="17"/>
          <w:szCs w:val="24"/>
        </w:rPr>
        <w:commentReference w:id="10"/>
      </w:r>
      <w:r>
        <w:rPr>
          <w:sz w:val="17"/>
        </w:rPr>
        <w:t>so that the outer region corresponds to p-values between (0, 0.05) and the inner box corresponds to (0.05, 1).</w:t>
      </w:r>
    </w:p>
    <w:p w14:paraId="3FDD2F0C" w14:textId="77777777" w:rsidR="00D92B39" w:rsidRDefault="00000000">
      <w:pPr>
        <w:ind w:left="-15" w:right="-15" w:firstLine="0"/>
      </w:pPr>
      <w:r>
        <w:t xml:space="preserve">color, and points with the same color are the repeated tests for the same dose-response data. Since the replicated SHARP tests cluster tightly, using a median value is a reasonable estimate of the true p-value. For example, rt-viability-hepg2-glo-0h (pink points) fall in the lower right corner beyond the significance threshold, which is the region of hormesis with concave curves with decreasing trend. The corresponding dose-response data is shown in Figure </w:t>
      </w:r>
      <w:r>
        <w:rPr>
          <w:color w:val="FF0000"/>
        </w:rPr>
        <w:t xml:space="preserve">3b </w:t>
      </w:r>
      <w:r>
        <w:t xml:space="preserve">with the same color and illustrates the inverted or decreasing J-shape. Similarly, rt-viability-hek293-flor-p1 0h (teal points) fall in the upper left corner, indicating hormesis with increasing J-shape. For both assays, their clusters of points fall in one region, reflecting high certainty of shape classification. In contrast, aromatase-er-aromatase-p1 luc (red points) falls on the significance boundary of concavity. This means that across repetitions, the test conclusion alternates between concave with decreasing trend and decreasing alone. The shape may be hormetic in a general sense but a U-shaped classification is debatable, especially given the corresponding plot in Figure </w:t>
      </w:r>
      <w:r>
        <w:rPr>
          <w:color w:val="FF0000"/>
        </w:rPr>
        <w:t>3b</w:t>
      </w:r>
      <w:r>
        <w:t>.</w:t>
      </w:r>
    </w:p>
    <w:p w14:paraId="2362C723" w14:textId="45607DFC" w:rsidR="00D92B39" w:rsidRPr="00211213" w:rsidRDefault="00000000" w:rsidP="00211213">
      <w:pPr>
        <w:spacing w:after="0" w:line="240" w:lineRule="auto"/>
        <w:ind w:firstLine="0"/>
        <w:rPr>
          <w:rFonts w:ascii="Times" w:eastAsia="Times New Roman" w:hAnsi="Times" w:cs="Times New Roman"/>
          <w:kern w:val="0"/>
          <w:sz w:val="27"/>
          <w:szCs w:val="27"/>
          <w:lang w:eastAsia="zh-CN"/>
          <w14:ligatures w14:val="none"/>
          <w:rPrChange w:id="11" w:author="Zhao, Shanshan (NIH/NIEHS) [E]" w:date="2026-05-08T11:26:00Z" w16du:dateUtc="2026-05-08T15:26:00Z">
            <w:rPr/>
          </w:rPrChange>
        </w:rPr>
        <w:pPrChange w:id="12" w:author="Zhao, Shanshan (NIH/NIEHS) [E]" w:date="2026-05-08T11:26:00Z" w16du:dateUtc="2026-05-08T15:26:00Z">
          <w:pPr>
            <w:spacing w:after="326"/>
            <w:ind w:left="-15" w:right="-15"/>
          </w:pPr>
        </w:pPrChange>
      </w:pPr>
      <w:r>
        <w:t xml:space="preserve">We have developed an R package </w:t>
      </w:r>
      <w:r>
        <w:rPr>
          <w:i/>
        </w:rPr>
        <w:t xml:space="preserve">shorm </w:t>
      </w:r>
      <w:r>
        <w:t xml:space="preserve">for easy, accessible implementation of the SHARP testing procedure and scatterplot visualization. The package is published on </w:t>
      </w:r>
      <w:del w:id="13" w:author="Zhao, Shanshan (NIH/NIEHS) [E]" w:date="2026-05-08T11:25:00Z" w16du:dateUtc="2026-05-08T15:25:00Z">
        <w:r w:rsidDel="00211213">
          <w:rPr>
            <w:i/>
          </w:rPr>
          <w:delText xml:space="preserve">cran </w:delText>
        </w:r>
      </w:del>
      <w:ins w:id="14" w:author="Zhao, Shanshan (NIH/NIEHS) [E]" w:date="2026-05-08T11:25:00Z" w16du:dateUtc="2026-05-08T15:25:00Z">
        <w:r w:rsidR="00211213">
          <w:rPr>
            <w:i/>
          </w:rPr>
          <w:t>CRAN</w:t>
        </w:r>
        <w:r w:rsidR="00211213">
          <w:rPr>
            <w:i/>
          </w:rPr>
          <w:t xml:space="preserve"> </w:t>
        </w:r>
      </w:ins>
      <w:ins w:id="15" w:author="Zhao, Shanshan (NIH/NIEHS) [E]" w:date="2026-05-08T11:26:00Z" w16du:dateUtc="2026-05-08T15:26:00Z">
        <w:r w:rsidR="00211213">
          <w:rPr>
            <w:i/>
          </w:rPr>
          <w:t>(</w:t>
        </w:r>
        <w:r w:rsidR="00211213" w:rsidRPr="00211213">
          <w:rPr>
            <w:i/>
          </w:rPr>
          <w:t>https://cran.r-project.org/web/packages/shorm/</w:t>
        </w:r>
        <w:r w:rsidR="00211213">
          <w:rPr>
            <w:i/>
          </w:rPr>
          <w:t xml:space="preserve">) </w:t>
        </w:r>
      </w:ins>
      <w:r>
        <w:t>and source code is available on GitHub</w:t>
      </w:r>
      <w:ins w:id="16" w:author="Zhao, Shanshan (NIH/NIEHS) [E]" w:date="2026-05-08T11:26:00Z" w16du:dateUtc="2026-05-08T15:26:00Z">
        <w:r w:rsidR="00211213">
          <w:t xml:space="preserve"> (</w:t>
        </w:r>
        <w:r w:rsidR="00211213" w:rsidRPr="00211213">
          <w:rPr>
            <w:rFonts w:ascii="Times" w:eastAsia="Times New Roman" w:hAnsi="Times" w:cs="Times New Roman"/>
            <w:kern w:val="0"/>
            <w:sz w:val="27"/>
            <w:szCs w:val="27"/>
            <w:lang w:eastAsia="zh-CN"/>
            <w14:ligatures w14:val="none"/>
          </w:rPr>
          <w:fldChar w:fldCharType="begin"/>
        </w:r>
        <w:r w:rsidR="00211213" w:rsidRPr="00211213">
          <w:rPr>
            <w:rFonts w:ascii="Times" w:eastAsia="Times New Roman" w:hAnsi="Times" w:cs="Times New Roman"/>
            <w:kern w:val="0"/>
            <w:sz w:val="27"/>
            <w:szCs w:val="27"/>
            <w:lang w:eastAsia="zh-CN"/>
            <w14:ligatures w14:val="none"/>
          </w:rPr>
          <w:instrText>HYPERLINK "https://github.com/YinglJin-0203/shorm" \t "_top"</w:instrText>
        </w:r>
        <w:r w:rsidR="00211213" w:rsidRPr="00211213">
          <w:rPr>
            <w:rFonts w:ascii="Times" w:eastAsia="Times New Roman" w:hAnsi="Times" w:cs="Times New Roman"/>
            <w:kern w:val="0"/>
            <w:sz w:val="27"/>
            <w:szCs w:val="27"/>
            <w:lang w:eastAsia="zh-CN"/>
            <w14:ligatures w14:val="none"/>
          </w:rPr>
        </w:r>
        <w:r w:rsidR="00211213" w:rsidRPr="00211213">
          <w:rPr>
            <w:rFonts w:ascii="Times" w:eastAsia="Times New Roman" w:hAnsi="Times" w:cs="Times New Roman"/>
            <w:kern w:val="0"/>
            <w:sz w:val="27"/>
            <w:szCs w:val="27"/>
            <w:lang w:eastAsia="zh-CN"/>
            <w14:ligatures w14:val="none"/>
          </w:rPr>
          <w:fldChar w:fldCharType="separate"/>
        </w:r>
        <w:r w:rsidR="00211213" w:rsidRPr="00211213">
          <w:rPr>
            <w:rFonts w:ascii="Times" w:eastAsia="Times New Roman" w:hAnsi="Times" w:cs="Times New Roman"/>
            <w:color w:val="1F883D"/>
            <w:kern w:val="0"/>
            <w:sz w:val="27"/>
            <w:szCs w:val="27"/>
            <w:u w:val="single"/>
            <w:shd w:val="clear" w:color="auto" w:fill="FFFFFF"/>
            <w:lang w:eastAsia="zh-CN"/>
            <w14:ligatures w14:val="none"/>
          </w:rPr>
          <w:br/>
          <w:t>https://github.com/YinglJin-0203/shorm</w:t>
        </w:r>
        <w:r w:rsidR="00211213" w:rsidRPr="00211213">
          <w:rPr>
            <w:rFonts w:ascii="Times" w:eastAsia="Times New Roman" w:hAnsi="Times" w:cs="Times New Roman"/>
            <w:kern w:val="0"/>
            <w:sz w:val="27"/>
            <w:szCs w:val="27"/>
            <w:lang w:eastAsia="zh-CN"/>
            <w14:ligatures w14:val="none"/>
          </w:rPr>
          <w:fldChar w:fldCharType="end"/>
        </w:r>
        <w:r w:rsidR="00211213">
          <w:t>)</w:t>
        </w:r>
      </w:ins>
      <w:r>
        <w:t>.</w:t>
      </w:r>
    </w:p>
    <w:p w14:paraId="1F7E5326" w14:textId="77777777" w:rsidR="00D92B39" w:rsidRDefault="00000000">
      <w:pPr>
        <w:pStyle w:val="Heading2"/>
        <w:ind w:left="-5"/>
      </w:pPr>
      <w:r>
        <w:lastRenderedPageBreak/>
        <w:t>Results</w:t>
      </w:r>
    </w:p>
    <w:p w14:paraId="4C488C94" w14:textId="77777777" w:rsidR="00D92B39" w:rsidRDefault="00000000">
      <w:pPr>
        <w:ind w:left="-15" w:right="-15" w:firstLine="0"/>
      </w:pPr>
      <w:r>
        <w:t xml:space="preserve">We applied the shape test to all chemical-assay pairs, and summarize our results into a heatmap (Figure </w:t>
      </w:r>
      <w:r>
        <w:rPr>
          <w:color w:val="FF0000"/>
        </w:rPr>
        <w:t>4</w:t>
      </w:r>
      <w:r>
        <w:t>), where hormetic assays are colored orange. There is significant structure in the figure in the form of horizontal and vertical patterns. This structure implies some assays or chemicals are consistently hormetic. A large swath of assays for viability shows hormesis for the turmeric botanical group and</w:t>
      </w:r>
    </w:p>
    <w:p w14:paraId="1645F750" w14:textId="77777777" w:rsidR="00D92B39" w:rsidRDefault="00000000">
      <w:pPr>
        <w:spacing w:after="20" w:line="259" w:lineRule="auto"/>
        <w:ind w:left="1786" w:firstLine="0"/>
        <w:jc w:val="left"/>
      </w:pPr>
      <w:r>
        <w:rPr>
          <w:noProof/>
        </w:rPr>
        <w:drawing>
          <wp:inline distT="0" distB="0" distL="0" distR="0" wp14:anchorId="2DD94E05" wp14:editId="0492EEE9">
            <wp:extent cx="3063240" cy="2383536"/>
            <wp:effectExtent l="0" t="0" r="0" b="0"/>
            <wp:docPr id="61513" name="Picture 61513"/>
            <wp:cNvGraphicFramePr/>
            <a:graphic xmlns:a="http://schemas.openxmlformats.org/drawingml/2006/main">
              <a:graphicData uri="http://schemas.openxmlformats.org/drawingml/2006/picture">
                <pic:pic xmlns:pic="http://schemas.openxmlformats.org/drawingml/2006/picture">
                  <pic:nvPicPr>
                    <pic:cNvPr id="61513" name="Picture 61513"/>
                    <pic:cNvPicPr/>
                  </pic:nvPicPr>
                  <pic:blipFill>
                    <a:blip r:embed="rId12"/>
                    <a:stretch>
                      <a:fillRect/>
                    </a:stretch>
                  </pic:blipFill>
                  <pic:spPr>
                    <a:xfrm>
                      <a:off x="0" y="0"/>
                      <a:ext cx="3063240" cy="2383536"/>
                    </a:xfrm>
                    <a:prstGeom prst="rect">
                      <a:avLst/>
                    </a:prstGeom>
                  </pic:spPr>
                </pic:pic>
              </a:graphicData>
            </a:graphic>
          </wp:inline>
        </w:drawing>
      </w:r>
    </w:p>
    <w:p w14:paraId="152D80F8" w14:textId="77777777" w:rsidR="00D92B39" w:rsidRDefault="00000000">
      <w:pPr>
        <w:spacing w:after="235" w:line="259" w:lineRule="auto"/>
        <w:ind w:left="317" w:firstLine="0"/>
        <w:jc w:val="center"/>
      </w:pPr>
      <w:r>
        <w:rPr>
          <w:rFonts w:ascii="Arial" w:eastAsia="Arial" w:hAnsi="Arial" w:cs="Arial"/>
          <w:sz w:val="8"/>
        </w:rPr>
        <w:t xml:space="preserve"> </w:t>
      </w:r>
    </w:p>
    <w:p w14:paraId="0DB979D2" w14:textId="77777777" w:rsidR="00D92B39" w:rsidRDefault="00000000">
      <w:pPr>
        <w:numPr>
          <w:ilvl w:val="0"/>
          <w:numId w:val="2"/>
        </w:numPr>
        <w:spacing w:after="0" w:line="260" w:lineRule="auto"/>
        <w:ind w:left="1896" w:right="884" w:hanging="235"/>
        <w:jc w:val="left"/>
      </w:pPr>
      <w:r>
        <w:rPr>
          <w:sz w:val="15"/>
        </w:rPr>
        <w:t>P-value plot showing replicated SHARP tests. Clustering of repeated p-values suggests that the median value is a robust estimate. The origin represents a p-value of 1 and the dotted lines intersect each axis at 0.05. The axis is piece-wise linearly scaled so that the outer region corresponds to p-values between (0, 0.05) and the inner box corresponds to (0.05, 1).</w:t>
      </w:r>
    </w:p>
    <w:p w14:paraId="1F832AF5" w14:textId="77777777" w:rsidR="00D92B39" w:rsidRDefault="00000000">
      <w:pPr>
        <w:spacing w:after="204" w:line="259" w:lineRule="auto"/>
        <w:ind w:left="1691" w:firstLine="0"/>
        <w:jc w:val="left"/>
      </w:pPr>
      <w:r>
        <w:rPr>
          <w:noProof/>
        </w:rPr>
        <w:drawing>
          <wp:inline distT="0" distB="0" distL="0" distR="0" wp14:anchorId="13E41300" wp14:editId="2FB99CE0">
            <wp:extent cx="3118104" cy="1822704"/>
            <wp:effectExtent l="0" t="0" r="0" b="0"/>
            <wp:docPr id="61515" name="Picture 61515"/>
            <wp:cNvGraphicFramePr/>
            <a:graphic xmlns:a="http://schemas.openxmlformats.org/drawingml/2006/main">
              <a:graphicData uri="http://schemas.openxmlformats.org/drawingml/2006/picture">
                <pic:pic xmlns:pic="http://schemas.openxmlformats.org/drawingml/2006/picture">
                  <pic:nvPicPr>
                    <pic:cNvPr id="61515" name="Picture 61515"/>
                    <pic:cNvPicPr/>
                  </pic:nvPicPr>
                  <pic:blipFill>
                    <a:blip r:embed="rId13"/>
                    <a:stretch>
                      <a:fillRect/>
                    </a:stretch>
                  </pic:blipFill>
                  <pic:spPr>
                    <a:xfrm>
                      <a:off x="0" y="0"/>
                      <a:ext cx="3118104" cy="1822704"/>
                    </a:xfrm>
                    <a:prstGeom prst="rect">
                      <a:avLst/>
                    </a:prstGeom>
                  </pic:spPr>
                </pic:pic>
              </a:graphicData>
            </a:graphic>
          </wp:inline>
        </w:drawing>
      </w:r>
    </w:p>
    <w:p w14:paraId="0613BF4A" w14:textId="77777777" w:rsidR="00D92B39" w:rsidRDefault="00000000">
      <w:pPr>
        <w:numPr>
          <w:ilvl w:val="0"/>
          <w:numId w:val="2"/>
        </w:numPr>
        <w:spacing w:after="227" w:line="260" w:lineRule="auto"/>
        <w:ind w:left="1896" w:right="884" w:hanging="235"/>
        <w:jc w:val="left"/>
      </w:pPr>
      <w:r>
        <w:rPr>
          <w:sz w:val="15"/>
        </w:rPr>
        <w:t>Data corresponding to each SHARP test cluster.</w:t>
      </w:r>
    </w:p>
    <w:p w14:paraId="3E9E3BE5" w14:textId="77777777" w:rsidR="00D92B39" w:rsidRDefault="00000000">
      <w:pPr>
        <w:spacing w:after="724" w:line="251" w:lineRule="auto"/>
        <w:ind w:left="-5" w:hanging="10"/>
        <w:jc w:val="left"/>
      </w:pPr>
      <w:r>
        <w:rPr>
          <w:b/>
          <w:sz w:val="17"/>
        </w:rPr>
        <w:lastRenderedPageBreak/>
        <w:t xml:space="preserve">Figure 3. </w:t>
      </w:r>
      <w:r>
        <w:rPr>
          <w:sz w:val="17"/>
        </w:rPr>
        <w:t>An example of visualizing SHARP test results of Turmeric (lot 90H73) and five assays. Each color represents a different assay with its shape classification. Points with the same color are repeated tests on the same dose-response curve.</w:t>
      </w:r>
    </w:p>
    <w:p w14:paraId="576C9B01" w14:textId="77777777" w:rsidR="00D92B39" w:rsidRDefault="00000000">
      <w:pPr>
        <w:ind w:left="-15" w:right="-15" w:firstLine="0"/>
      </w:pPr>
      <w:r>
        <w:t>quercetin, a key isolate of gingko. Goldenseal shows consistent hormetic activity across AHR, ARE, and MMP assays, while the ARE assay also shows activity for gum guggul, kava kava, and citral.</w:t>
      </w:r>
    </w:p>
    <w:p w14:paraId="7C8354E5" w14:textId="77777777" w:rsidR="00D92B39" w:rsidRDefault="00D92B39">
      <w:pPr>
        <w:sectPr w:rsidR="00D92B39">
          <w:headerReference w:type="even" r:id="rId14"/>
          <w:headerReference w:type="default" r:id="rId15"/>
          <w:footerReference w:type="even" r:id="rId16"/>
          <w:footerReference w:type="default" r:id="rId17"/>
          <w:headerReference w:type="first" r:id="rId18"/>
          <w:footerReference w:type="first" r:id="rId19"/>
          <w:pgSz w:w="10440" w:h="13680"/>
          <w:pgMar w:top="1691" w:right="1067" w:bottom="1028" w:left="1067" w:header="1058" w:footer="1027" w:gutter="0"/>
          <w:cols w:space="720"/>
          <w:titlePg/>
        </w:sectPr>
      </w:pPr>
    </w:p>
    <w:p w14:paraId="555CC5BC" w14:textId="77777777" w:rsidR="00D92B39" w:rsidRDefault="00000000">
      <w:pPr>
        <w:spacing w:after="0" w:line="259" w:lineRule="auto"/>
        <w:ind w:left="153" w:firstLine="0"/>
        <w:jc w:val="left"/>
      </w:pPr>
      <w:r>
        <w:rPr>
          <w:noProof/>
          <w:sz w:val="22"/>
        </w:rPr>
        <w:lastRenderedPageBreak/>
        <mc:AlternateContent>
          <mc:Choice Requires="wpg">
            <w:drawing>
              <wp:inline distT="0" distB="0" distL="0" distR="0" wp14:anchorId="7EC407DA" wp14:editId="416E252A">
                <wp:extent cx="5057877" cy="6845809"/>
                <wp:effectExtent l="0" t="0" r="0" b="0"/>
                <wp:docPr id="61631" name="Group 61631"/>
                <wp:cNvGraphicFramePr/>
                <a:graphic xmlns:a="http://schemas.openxmlformats.org/drawingml/2006/main">
                  <a:graphicData uri="http://schemas.microsoft.com/office/word/2010/wordprocessingGroup">
                    <wpg:wgp>
                      <wpg:cNvGrpSpPr/>
                      <wpg:grpSpPr>
                        <a:xfrm>
                          <a:off x="0" y="0"/>
                          <a:ext cx="5057877" cy="6845809"/>
                          <a:chOff x="0" y="0"/>
                          <a:chExt cx="5057877" cy="6845809"/>
                        </a:xfrm>
                      </wpg:grpSpPr>
                      <pic:pic xmlns:pic="http://schemas.openxmlformats.org/drawingml/2006/picture">
                        <pic:nvPicPr>
                          <pic:cNvPr id="61517" name="Picture 61517"/>
                          <pic:cNvPicPr/>
                        </pic:nvPicPr>
                        <pic:blipFill>
                          <a:blip r:embed="rId20"/>
                          <a:stretch>
                            <a:fillRect/>
                          </a:stretch>
                        </pic:blipFill>
                        <pic:spPr>
                          <a:xfrm>
                            <a:off x="62204" y="0"/>
                            <a:ext cx="4995673" cy="6845809"/>
                          </a:xfrm>
                          <a:prstGeom prst="rect">
                            <a:avLst/>
                          </a:prstGeom>
                        </pic:spPr>
                      </pic:pic>
                      <wps:wsp>
                        <wps:cNvPr id="8221" name="Rectangle 8221"/>
                        <wps:cNvSpPr/>
                        <wps:spPr>
                          <a:xfrm rot="-5399999">
                            <a:off x="23111" y="3016412"/>
                            <a:ext cx="19861" cy="66082"/>
                          </a:xfrm>
                          <a:prstGeom prst="rect">
                            <a:avLst/>
                          </a:prstGeom>
                          <a:ln>
                            <a:noFill/>
                          </a:ln>
                        </wps:spPr>
                        <wps:txbx>
                          <w:txbxContent>
                            <w:p w14:paraId="039AE4CE" w14:textId="77777777" w:rsidR="00D92B39" w:rsidRDefault="00000000">
                              <w:pPr>
                                <w:spacing w:after="160" w:line="259" w:lineRule="auto"/>
                                <w:ind w:firstLine="0"/>
                                <w:jc w:val="left"/>
                              </w:pPr>
                              <w:r>
                                <w:rPr>
                                  <w:rFonts w:ascii="Arial" w:eastAsia="Arial" w:hAnsi="Arial" w:cs="Arial"/>
                                  <w:sz w:val="8"/>
                                </w:rPr>
                                <w:t xml:space="preserve"> </w:t>
                              </w:r>
                            </w:p>
                          </w:txbxContent>
                        </wps:txbx>
                        <wps:bodyPr horzOverflow="overflow" vert="horz" lIns="0" tIns="0" rIns="0" bIns="0" rtlCol="0">
                          <a:noAutofit/>
                        </wps:bodyPr>
                      </wps:wsp>
                    </wpg:wgp>
                  </a:graphicData>
                </a:graphic>
              </wp:inline>
            </w:drawing>
          </mc:Choice>
          <mc:Fallback>
            <w:pict>
              <v:group w14:anchorId="7EC407DA" id="Group 61631" o:spid="_x0000_s1074" style="width:398.25pt;height:539.05pt;mso-position-horizontal-relative:char;mso-position-vertical-relative:line" coordsize="50578,6845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517" o:spid="_x0000_s1075" type="#_x0000_t75" style="position:absolute;left:622;width:49956;height:684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">
                  <v:imagedata r:id="rId21" o:title=""/>
                </v:shape>
                <v:rect id="Rectangle 8221" o:spid="_x0000_s1076" style="position:absolute;left:231;top:30164;width:198;height:660;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" filled="f" stroked="f">
                  <v:textbox inset="0,0,0,0">
                    <w:txbxContent>
                      <w:p w14:paraId="039AE4CE" w14:textId="77777777" w:rsidR="00D92B39" w:rsidRDefault="00000000">
                        <w:pPr>
                          <w:spacing w:after="160" w:line="259" w:lineRule="auto"/>
                          <w:ind w:firstLine="0"/>
                          <w:jc w:val="left"/>
                        </w:pPr>
                        <w:r>
                          <w:rPr>
                            <w:rFonts w:ascii="Arial" w:eastAsia="Arial" w:hAnsi="Arial" w:cs="Arial"/>
                            <w:sz w:val="8"/>
                          </w:rPr>
                          <w:t xml:space="preserve"> </w:t>
                        </w:r>
                      </w:p>
                    </w:txbxContent>
                  </v:textbox>
                </v:rect>
                <w10:anchorlock/>
              </v:group>
            </w:pict>
          </mc:Fallback>
        </mc:AlternateContent>
      </w:r>
    </w:p>
    <w:p w14:paraId="631A9064" w14:textId="77777777" w:rsidR="00D92B39" w:rsidRDefault="00000000">
      <w:pPr>
        <w:tabs>
          <w:tab w:val="center" w:pos="4609"/>
        </w:tabs>
        <w:spacing w:after="282" w:line="265" w:lineRule="auto"/>
        <w:ind w:left="-15" w:firstLine="0"/>
        <w:jc w:val="left"/>
      </w:pPr>
      <w:r>
        <w:rPr>
          <w:i/>
          <w:sz w:val="14"/>
        </w:rPr>
        <w:lastRenderedPageBreak/>
        <w:t xml:space="preserve">Prepared using </w:t>
      </w:r>
      <w:r>
        <w:rPr>
          <w:i/>
          <w:sz w:val="13"/>
        </w:rPr>
        <w:t>sagej.cls</w:t>
      </w:r>
      <w:r>
        <w:rPr>
          <w:i/>
          <w:sz w:val="13"/>
        </w:rPr>
        <w:tab/>
      </w:r>
      <w:r>
        <w:rPr>
          <w:rFonts w:ascii="Arial" w:eastAsia="Arial" w:hAnsi="Arial" w:cs="Arial"/>
          <w:sz w:val="13"/>
          <w:vertAlign w:val="subscript"/>
        </w:rPr>
        <w:t xml:space="preserve"> </w:t>
      </w:r>
    </w:p>
    <w:p w14:paraId="0D223708" w14:textId="77777777" w:rsidR="00D92B39" w:rsidRDefault="00000000">
      <w:pPr>
        <w:spacing w:after="6" w:line="251" w:lineRule="auto"/>
        <w:ind w:left="-5" w:hanging="10"/>
        <w:jc w:val="left"/>
      </w:pPr>
      <w:r>
        <w:rPr>
          <w:b/>
          <w:sz w:val="17"/>
        </w:rPr>
        <w:t xml:space="preserve">Figure 4. </w:t>
      </w:r>
      <w:r>
        <w:rPr>
          <w:sz w:val="17"/>
        </w:rPr>
        <w:t>Results from Shape Analysis. Assays are clustered by type and chemicals are clustered by botanical group. Hormesis is detected along vertical patterns (assays) and horizontal patterns (botanicals).</w:t>
      </w:r>
    </w:p>
    <w:p w14:paraId="74A5D431" w14:textId="77777777" w:rsidR="00D92B39" w:rsidRDefault="00000000">
      <w:pPr>
        <w:spacing w:after="6" w:line="251" w:lineRule="auto"/>
        <w:ind w:left="-5" w:hanging="10"/>
        <w:jc w:val="left"/>
      </w:pPr>
      <w:r>
        <w:rPr>
          <w:b/>
          <w:sz w:val="17"/>
        </w:rPr>
        <w:t xml:space="preserve">Table 1. </w:t>
      </w:r>
      <w:r>
        <w:rPr>
          <w:sz w:val="17"/>
        </w:rPr>
        <w:t>Count of Hormetic Curves by botanical group. These curves test as either increasing convex or decreasing concave, suggesting a J shape curve and hormesis. Turmeric and Ginkgo showed the greatest level of hormetic activity.</w:t>
      </w:r>
    </w:p>
    <w:tbl>
      <w:tblPr>
        <w:tblStyle w:val="TableGrid"/>
        <w:tblW w:w="4403" w:type="dxa"/>
        <w:tblInd w:w="1951" w:type="dxa"/>
        <w:tblCellMar>
          <w:top w:w="34" w:type="dxa"/>
          <w:left w:w="120" w:type="dxa"/>
          <w:right w:w="115" w:type="dxa"/>
        </w:tblCellMar>
        <w:tblLook w:val="04A0" w:firstRow="1" w:lastRow="0" w:firstColumn="1" w:lastColumn="0" w:noHBand="0" w:noVBand="1"/>
      </w:tblPr>
      <w:tblGrid>
        <w:gridCol w:w="1816"/>
        <w:gridCol w:w="2587"/>
      </w:tblGrid>
      <w:tr w:rsidR="00D92B39" w14:paraId="4CCE0ED4"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8CA550A" w14:textId="77777777" w:rsidR="00D92B39" w:rsidRDefault="00000000">
            <w:pPr>
              <w:spacing w:after="0" w:line="259" w:lineRule="auto"/>
              <w:ind w:firstLine="0"/>
              <w:jc w:val="left"/>
            </w:pPr>
            <w:r>
              <w:t>Botanical Group</w:t>
            </w:r>
          </w:p>
        </w:tc>
        <w:tc>
          <w:tcPr>
            <w:tcW w:w="2587" w:type="dxa"/>
            <w:tcBorders>
              <w:top w:val="single" w:sz="3" w:space="0" w:color="000000"/>
              <w:left w:val="single" w:sz="3" w:space="0" w:color="000000"/>
              <w:bottom w:val="single" w:sz="3" w:space="0" w:color="000000"/>
              <w:right w:val="single" w:sz="3" w:space="0" w:color="000000"/>
            </w:tcBorders>
          </w:tcPr>
          <w:p w14:paraId="252D1010" w14:textId="77777777" w:rsidR="00D92B39" w:rsidRDefault="00000000">
            <w:pPr>
              <w:spacing w:after="0" w:line="259" w:lineRule="auto"/>
              <w:ind w:firstLine="0"/>
              <w:jc w:val="left"/>
            </w:pPr>
            <w:r>
              <w:t>Hormetic Curve Count (%)</w:t>
            </w:r>
          </w:p>
        </w:tc>
      </w:tr>
      <w:tr w:rsidR="00D92B39" w14:paraId="68CB8FA1"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81BACC4" w14:textId="77777777" w:rsidR="00D92B39" w:rsidRDefault="00000000">
            <w:pPr>
              <w:spacing w:after="0" w:line="259" w:lineRule="auto"/>
              <w:ind w:firstLine="0"/>
              <w:jc w:val="left"/>
            </w:pPr>
            <w:r>
              <w:t>Turmeric</w:t>
            </w:r>
          </w:p>
        </w:tc>
        <w:tc>
          <w:tcPr>
            <w:tcW w:w="2587" w:type="dxa"/>
            <w:tcBorders>
              <w:top w:val="single" w:sz="3" w:space="0" w:color="000000"/>
              <w:left w:val="single" w:sz="3" w:space="0" w:color="000000"/>
              <w:bottom w:val="single" w:sz="3" w:space="0" w:color="000000"/>
              <w:right w:val="single" w:sz="3" w:space="0" w:color="000000"/>
            </w:tcBorders>
          </w:tcPr>
          <w:p w14:paraId="78BF9532" w14:textId="77777777" w:rsidR="00D92B39" w:rsidRDefault="00000000">
            <w:pPr>
              <w:spacing w:after="0" w:line="259" w:lineRule="auto"/>
              <w:ind w:firstLine="0"/>
              <w:jc w:val="left"/>
            </w:pPr>
            <w:r>
              <w:t>158 (58.52%)</w:t>
            </w:r>
          </w:p>
        </w:tc>
      </w:tr>
      <w:tr w:rsidR="00D92B39" w14:paraId="72CF67BE"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452060D" w14:textId="77777777" w:rsidR="00D92B39" w:rsidRDefault="00000000">
            <w:pPr>
              <w:spacing w:after="0" w:line="259" w:lineRule="auto"/>
              <w:ind w:firstLine="0"/>
              <w:jc w:val="left"/>
            </w:pPr>
            <w:r>
              <w:t>Ginkgo Biloba</w:t>
            </w:r>
          </w:p>
        </w:tc>
        <w:tc>
          <w:tcPr>
            <w:tcW w:w="2587" w:type="dxa"/>
            <w:tcBorders>
              <w:top w:val="single" w:sz="3" w:space="0" w:color="000000"/>
              <w:left w:val="single" w:sz="3" w:space="0" w:color="000000"/>
              <w:bottom w:val="single" w:sz="3" w:space="0" w:color="000000"/>
              <w:right w:val="single" w:sz="3" w:space="0" w:color="000000"/>
            </w:tcBorders>
          </w:tcPr>
          <w:p w14:paraId="39BF1683" w14:textId="77777777" w:rsidR="00D92B39" w:rsidRDefault="00000000">
            <w:pPr>
              <w:spacing w:after="0" w:line="259" w:lineRule="auto"/>
              <w:ind w:firstLine="0"/>
              <w:jc w:val="left"/>
            </w:pPr>
            <w:r>
              <w:t>91 (18.72%)</w:t>
            </w:r>
          </w:p>
        </w:tc>
      </w:tr>
      <w:tr w:rsidR="00D92B39" w14:paraId="5E689AE5"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9CBE128" w14:textId="77777777" w:rsidR="00D92B39" w:rsidRDefault="00000000">
            <w:pPr>
              <w:spacing w:after="0" w:line="259" w:lineRule="auto"/>
              <w:ind w:firstLine="0"/>
              <w:jc w:val="left"/>
            </w:pPr>
            <w:r>
              <w:t>Goldenseal</w:t>
            </w:r>
          </w:p>
        </w:tc>
        <w:tc>
          <w:tcPr>
            <w:tcW w:w="2587" w:type="dxa"/>
            <w:tcBorders>
              <w:top w:val="single" w:sz="3" w:space="0" w:color="000000"/>
              <w:left w:val="single" w:sz="3" w:space="0" w:color="000000"/>
              <w:bottom w:val="single" w:sz="3" w:space="0" w:color="000000"/>
              <w:right w:val="single" w:sz="3" w:space="0" w:color="000000"/>
            </w:tcBorders>
          </w:tcPr>
          <w:p w14:paraId="3D897C0C" w14:textId="77777777" w:rsidR="00D92B39" w:rsidRDefault="00000000">
            <w:pPr>
              <w:spacing w:after="0" w:line="259" w:lineRule="auto"/>
              <w:ind w:firstLine="0"/>
              <w:jc w:val="left"/>
            </w:pPr>
            <w:r>
              <w:t>65 (12.04%)</w:t>
            </w:r>
          </w:p>
        </w:tc>
      </w:tr>
      <w:tr w:rsidR="00D92B39" w14:paraId="3BC41F89"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E0B286B" w14:textId="77777777" w:rsidR="00D92B39" w:rsidRDefault="00000000">
            <w:pPr>
              <w:spacing w:after="0" w:line="259" w:lineRule="auto"/>
              <w:ind w:firstLine="0"/>
              <w:jc w:val="left"/>
            </w:pPr>
            <w:r>
              <w:t>Gum Guggul</w:t>
            </w:r>
          </w:p>
        </w:tc>
        <w:tc>
          <w:tcPr>
            <w:tcW w:w="2587" w:type="dxa"/>
            <w:tcBorders>
              <w:top w:val="single" w:sz="3" w:space="0" w:color="000000"/>
              <w:left w:val="single" w:sz="3" w:space="0" w:color="000000"/>
              <w:bottom w:val="single" w:sz="3" w:space="0" w:color="000000"/>
              <w:right w:val="single" w:sz="3" w:space="0" w:color="000000"/>
            </w:tcBorders>
          </w:tcPr>
          <w:p w14:paraId="3D1A79EC" w14:textId="77777777" w:rsidR="00D92B39" w:rsidRDefault="00000000">
            <w:pPr>
              <w:spacing w:after="0" w:line="259" w:lineRule="auto"/>
              <w:ind w:firstLine="0"/>
              <w:jc w:val="left"/>
            </w:pPr>
            <w:r>
              <w:t>53 (12.27%)</w:t>
            </w:r>
          </w:p>
        </w:tc>
      </w:tr>
      <w:tr w:rsidR="00D92B39" w14:paraId="271F6F44"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DFAAB93" w14:textId="77777777" w:rsidR="00D92B39" w:rsidRDefault="00000000">
            <w:pPr>
              <w:spacing w:after="0" w:line="259" w:lineRule="auto"/>
              <w:ind w:firstLine="0"/>
              <w:jc w:val="left"/>
            </w:pPr>
            <w:r>
              <w:t>Kava Kava</w:t>
            </w:r>
          </w:p>
        </w:tc>
        <w:tc>
          <w:tcPr>
            <w:tcW w:w="2587" w:type="dxa"/>
            <w:tcBorders>
              <w:top w:val="single" w:sz="3" w:space="0" w:color="000000"/>
              <w:left w:val="single" w:sz="3" w:space="0" w:color="000000"/>
              <w:bottom w:val="single" w:sz="3" w:space="0" w:color="000000"/>
              <w:right w:val="single" w:sz="3" w:space="0" w:color="000000"/>
            </w:tcBorders>
          </w:tcPr>
          <w:p w14:paraId="44951A51" w14:textId="77777777" w:rsidR="00D92B39" w:rsidRDefault="00000000">
            <w:pPr>
              <w:spacing w:after="0" w:line="259" w:lineRule="auto"/>
              <w:ind w:firstLine="0"/>
              <w:jc w:val="left"/>
            </w:pPr>
            <w:r>
              <w:t>39 (12.04%)</w:t>
            </w:r>
          </w:p>
        </w:tc>
      </w:tr>
      <w:tr w:rsidR="00D92B39" w14:paraId="0DC38802"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7BFC555F" w14:textId="77777777" w:rsidR="00D92B39" w:rsidRDefault="00000000">
            <w:pPr>
              <w:spacing w:after="0" w:line="259" w:lineRule="auto"/>
              <w:ind w:firstLine="0"/>
              <w:jc w:val="left"/>
            </w:pPr>
            <w:r>
              <w:t>Milk Thistle</w:t>
            </w:r>
          </w:p>
        </w:tc>
        <w:tc>
          <w:tcPr>
            <w:tcW w:w="2587" w:type="dxa"/>
            <w:tcBorders>
              <w:top w:val="single" w:sz="3" w:space="0" w:color="000000"/>
              <w:left w:val="single" w:sz="3" w:space="0" w:color="000000"/>
              <w:bottom w:val="single" w:sz="3" w:space="0" w:color="000000"/>
              <w:right w:val="single" w:sz="3" w:space="0" w:color="000000"/>
            </w:tcBorders>
          </w:tcPr>
          <w:p w14:paraId="1A641D44" w14:textId="77777777" w:rsidR="00D92B39" w:rsidRDefault="00000000">
            <w:pPr>
              <w:spacing w:after="0" w:line="259" w:lineRule="auto"/>
              <w:ind w:firstLine="0"/>
              <w:jc w:val="left"/>
            </w:pPr>
            <w:r>
              <w:t>29 (5.97%)</w:t>
            </w:r>
          </w:p>
        </w:tc>
      </w:tr>
      <w:tr w:rsidR="00D92B39" w14:paraId="09EC7618"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21456116" w14:textId="77777777" w:rsidR="00D92B39" w:rsidRDefault="00000000">
            <w:pPr>
              <w:spacing w:after="0" w:line="259" w:lineRule="auto"/>
              <w:ind w:firstLine="0"/>
              <w:jc w:val="left"/>
            </w:pPr>
            <w:r>
              <w:t>Resveratrol</w:t>
            </w:r>
          </w:p>
        </w:tc>
        <w:tc>
          <w:tcPr>
            <w:tcW w:w="2587" w:type="dxa"/>
            <w:tcBorders>
              <w:top w:val="single" w:sz="3" w:space="0" w:color="000000"/>
              <w:left w:val="single" w:sz="3" w:space="0" w:color="000000"/>
              <w:bottom w:val="single" w:sz="3" w:space="0" w:color="000000"/>
              <w:right w:val="single" w:sz="3" w:space="0" w:color="000000"/>
            </w:tcBorders>
          </w:tcPr>
          <w:p w14:paraId="7DAA50D8" w14:textId="77777777" w:rsidR="00D92B39" w:rsidRDefault="00000000">
            <w:pPr>
              <w:spacing w:after="0" w:line="259" w:lineRule="auto"/>
              <w:ind w:firstLine="0"/>
              <w:jc w:val="left"/>
            </w:pPr>
            <w:r>
              <w:t>28 (17.28%)</w:t>
            </w:r>
          </w:p>
        </w:tc>
      </w:tr>
      <w:tr w:rsidR="00D92B39" w14:paraId="4C88C908"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4F7B215A" w14:textId="77777777" w:rsidR="00D92B39" w:rsidRDefault="00000000">
            <w:pPr>
              <w:spacing w:after="0" w:line="259" w:lineRule="auto"/>
              <w:ind w:firstLine="0"/>
              <w:jc w:val="left"/>
            </w:pPr>
            <w:r>
              <w:t>Grape Seed</w:t>
            </w:r>
          </w:p>
        </w:tc>
        <w:tc>
          <w:tcPr>
            <w:tcW w:w="2587" w:type="dxa"/>
            <w:tcBorders>
              <w:top w:val="single" w:sz="3" w:space="0" w:color="000000"/>
              <w:left w:val="single" w:sz="3" w:space="0" w:color="000000"/>
              <w:bottom w:val="single" w:sz="3" w:space="0" w:color="000000"/>
              <w:right w:val="single" w:sz="3" w:space="0" w:color="000000"/>
            </w:tcBorders>
          </w:tcPr>
          <w:p w14:paraId="41BB6119" w14:textId="77777777" w:rsidR="00D92B39" w:rsidRDefault="00000000">
            <w:pPr>
              <w:spacing w:after="0" w:line="259" w:lineRule="auto"/>
              <w:ind w:firstLine="0"/>
              <w:jc w:val="left"/>
            </w:pPr>
            <w:r>
              <w:t>24 (11.11%)</w:t>
            </w:r>
          </w:p>
        </w:tc>
      </w:tr>
      <w:tr w:rsidR="00D92B39" w14:paraId="6637E655"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369526A7" w14:textId="77777777" w:rsidR="00D92B39" w:rsidRDefault="00000000">
            <w:pPr>
              <w:spacing w:after="0" w:line="259" w:lineRule="auto"/>
              <w:ind w:firstLine="0"/>
              <w:jc w:val="left"/>
            </w:pPr>
            <w:r>
              <w:t>Annatto</w:t>
            </w:r>
          </w:p>
        </w:tc>
        <w:tc>
          <w:tcPr>
            <w:tcW w:w="2587" w:type="dxa"/>
            <w:tcBorders>
              <w:top w:val="single" w:sz="3" w:space="0" w:color="000000"/>
              <w:left w:val="single" w:sz="3" w:space="0" w:color="000000"/>
              <w:bottom w:val="single" w:sz="3" w:space="0" w:color="000000"/>
              <w:right w:val="single" w:sz="3" w:space="0" w:color="000000"/>
            </w:tcBorders>
          </w:tcPr>
          <w:p w14:paraId="12F899FB" w14:textId="77777777" w:rsidR="00D92B39" w:rsidRDefault="00000000">
            <w:pPr>
              <w:spacing w:after="0" w:line="259" w:lineRule="auto"/>
              <w:ind w:firstLine="0"/>
              <w:jc w:val="left"/>
            </w:pPr>
            <w:r>
              <w:t>21 (3.24%)</w:t>
            </w:r>
          </w:p>
        </w:tc>
      </w:tr>
      <w:tr w:rsidR="00D92B39" w14:paraId="54AA91BA"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098C34E8" w14:textId="77777777" w:rsidR="00D92B39" w:rsidRDefault="00000000">
            <w:pPr>
              <w:spacing w:after="0" w:line="259" w:lineRule="auto"/>
              <w:ind w:firstLine="0"/>
              <w:jc w:val="left"/>
            </w:pPr>
            <w:r>
              <w:t>Citral</w:t>
            </w:r>
          </w:p>
        </w:tc>
        <w:tc>
          <w:tcPr>
            <w:tcW w:w="2587" w:type="dxa"/>
            <w:tcBorders>
              <w:top w:val="single" w:sz="3" w:space="0" w:color="000000"/>
              <w:left w:val="single" w:sz="3" w:space="0" w:color="000000"/>
              <w:bottom w:val="single" w:sz="3" w:space="0" w:color="000000"/>
              <w:right w:val="single" w:sz="3" w:space="0" w:color="000000"/>
            </w:tcBorders>
          </w:tcPr>
          <w:p w14:paraId="62D65C94" w14:textId="77777777" w:rsidR="00D92B39" w:rsidRDefault="00000000">
            <w:pPr>
              <w:spacing w:after="0" w:line="259" w:lineRule="auto"/>
              <w:ind w:firstLine="0"/>
              <w:jc w:val="left"/>
            </w:pPr>
            <w:r>
              <w:t>13 (4.81%)</w:t>
            </w:r>
          </w:p>
        </w:tc>
      </w:tr>
      <w:tr w:rsidR="00D92B39" w14:paraId="62698723"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2EA55EFE" w14:textId="77777777" w:rsidR="00D92B39" w:rsidRDefault="00000000">
            <w:pPr>
              <w:spacing w:after="0" w:line="259" w:lineRule="auto"/>
              <w:ind w:firstLine="0"/>
              <w:jc w:val="left"/>
            </w:pPr>
            <w:r>
              <w:t>Cedarwood Oil</w:t>
            </w:r>
          </w:p>
        </w:tc>
        <w:tc>
          <w:tcPr>
            <w:tcW w:w="2587" w:type="dxa"/>
            <w:tcBorders>
              <w:top w:val="single" w:sz="3" w:space="0" w:color="000000"/>
              <w:left w:val="single" w:sz="3" w:space="0" w:color="000000"/>
              <w:bottom w:val="single" w:sz="3" w:space="0" w:color="000000"/>
              <w:right w:val="single" w:sz="3" w:space="0" w:color="000000"/>
            </w:tcBorders>
          </w:tcPr>
          <w:p w14:paraId="193A089F" w14:textId="77777777" w:rsidR="00D92B39" w:rsidRDefault="00000000">
            <w:pPr>
              <w:spacing w:after="0" w:line="259" w:lineRule="auto"/>
              <w:ind w:firstLine="0"/>
              <w:jc w:val="left"/>
            </w:pPr>
            <w:r>
              <w:t>12 (11.11%)</w:t>
            </w:r>
          </w:p>
        </w:tc>
      </w:tr>
      <w:tr w:rsidR="00D92B39" w14:paraId="48830079"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05723F95" w14:textId="77777777" w:rsidR="00D92B39" w:rsidRDefault="00000000">
            <w:pPr>
              <w:spacing w:after="0" w:line="259" w:lineRule="auto"/>
              <w:ind w:firstLine="0"/>
              <w:jc w:val="left"/>
            </w:pPr>
            <w:r>
              <w:t>Chitosan</w:t>
            </w:r>
          </w:p>
        </w:tc>
        <w:tc>
          <w:tcPr>
            <w:tcW w:w="2587" w:type="dxa"/>
            <w:tcBorders>
              <w:top w:val="single" w:sz="3" w:space="0" w:color="000000"/>
              <w:left w:val="single" w:sz="3" w:space="0" w:color="000000"/>
              <w:bottom w:val="single" w:sz="3" w:space="0" w:color="000000"/>
              <w:right w:val="single" w:sz="3" w:space="0" w:color="000000"/>
            </w:tcBorders>
          </w:tcPr>
          <w:p w14:paraId="0AFDDFE5" w14:textId="77777777" w:rsidR="00D92B39" w:rsidRDefault="00000000">
            <w:pPr>
              <w:spacing w:after="0" w:line="259" w:lineRule="auto"/>
              <w:ind w:firstLine="0"/>
              <w:jc w:val="left"/>
            </w:pPr>
            <w:r>
              <w:t>12 (11.11%)</w:t>
            </w:r>
          </w:p>
        </w:tc>
      </w:tr>
      <w:tr w:rsidR="00D92B39" w14:paraId="380CE67A"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4B60935" w14:textId="77777777" w:rsidR="00D92B39" w:rsidRDefault="00000000">
            <w:pPr>
              <w:spacing w:after="0" w:line="259" w:lineRule="auto"/>
              <w:ind w:firstLine="0"/>
              <w:jc w:val="left"/>
            </w:pPr>
            <w:r>
              <w:t>Pine Bark</w:t>
            </w:r>
          </w:p>
        </w:tc>
        <w:tc>
          <w:tcPr>
            <w:tcW w:w="2587" w:type="dxa"/>
            <w:tcBorders>
              <w:top w:val="single" w:sz="3" w:space="0" w:color="000000"/>
              <w:left w:val="single" w:sz="3" w:space="0" w:color="000000"/>
              <w:bottom w:val="single" w:sz="3" w:space="0" w:color="000000"/>
              <w:right w:val="single" w:sz="3" w:space="0" w:color="000000"/>
            </w:tcBorders>
          </w:tcPr>
          <w:p w14:paraId="368C1BA2" w14:textId="77777777" w:rsidR="00D92B39" w:rsidRDefault="00000000">
            <w:pPr>
              <w:spacing w:after="0" w:line="259" w:lineRule="auto"/>
              <w:ind w:firstLine="0"/>
              <w:jc w:val="left"/>
            </w:pPr>
            <w:r>
              <w:t>6 (5.56%)</w:t>
            </w:r>
          </w:p>
        </w:tc>
      </w:tr>
      <w:tr w:rsidR="00D92B39" w14:paraId="4EE8A91E"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1F29AE1" w14:textId="77777777" w:rsidR="00D92B39" w:rsidRDefault="00000000">
            <w:pPr>
              <w:spacing w:after="0" w:line="259" w:lineRule="auto"/>
              <w:ind w:firstLine="0"/>
              <w:jc w:val="left"/>
            </w:pPr>
            <w:r>
              <w:t>Corn oil</w:t>
            </w:r>
          </w:p>
        </w:tc>
        <w:tc>
          <w:tcPr>
            <w:tcW w:w="2587" w:type="dxa"/>
            <w:tcBorders>
              <w:top w:val="single" w:sz="3" w:space="0" w:color="000000"/>
              <w:left w:val="single" w:sz="3" w:space="0" w:color="000000"/>
              <w:bottom w:val="single" w:sz="3" w:space="0" w:color="000000"/>
              <w:right w:val="single" w:sz="3" w:space="0" w:color="000000"/>
            </w:tcBorders>
          </w:tcPr>
          <w:p w14:paraId="332C8B4C" w14:textId="77777777" w:rsidR="00D92B39" w:rsidRDefault="00000000">
            <w:pPr>
              <w:spacing w:after="0" w:line="259" w:lineRule="auto"/>
              <w:ind w:firstLine="0"/>
              <w:jc w:val="left"/>
            </w:pPr>
            <w:r>
              <w:t>5 (4.63%)</w:t>
            </w:r>
          </w:p>
        </w:tc>
      </w:tr>
      <w:tr w:rsidR="00D92B39" w14:paraId="17D2ED89"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4EACBAD1" w14:textId="77777777" w:rsidR="00D92B39" w:rsidRDefault="00000000">
            <w:pPr>
              <w:spacing w:after="0" w:line="259" w:lineRule="auto"/>
              <w:ind w:firstLine="0"/>
              <w:jc w:val="left"/>
            </w:pPr>
            <w:r>
              <w:t>Comfrey Root</w:t>
            </w:r>
          </w:p>
        </w:tc>
        <w:tc>
          <w:tcPr>
            <w:tcW w:w="2587" w:type="dxa"/>
            <w:tcBorders>
              <w:top w:val="single" w:sz="3" w:space="0" w:color="000000"/>
              <w:left w:val="single" w:sz="3" w:space="0" w:color="000000"/>
              <w:bottom w:val="single" w:sz="3" w:space="0" w:color="000000"/>
              <w:right w:val="single" w:sz="3" w:space="0" w:color="000000"/>
            </w:tcBorders>
          </w:tcPr>
          <w:p w14:paraId="5387B260" w14:textId="77777777" w:rsidR="00D92B39" w:rsidRDefault="00000000">
            <w:pPr>
              <w:spacing w:after="0" w:line="259" w:lineRule="auto"/>
              <w:ind w:firstLine="0"/>
              <w:jc w:val="left"/>
            </w:pPr>
            <w:r>
              <w:t>2 (1.85%)</w:t>
            </w:r>
          </w:p>
        </w:tc>
      </w:tr>
      <w:tr w:rsidR="00D92B39" w14:paraId="7A80379F"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1EF6063" w14:textId="77777777" w:rsidR="00D92B39" w:rsidRDefault="00000000">
            <w:pPr>
              <w:spacing w:after="0" w:line="259" w:lineRule="auto"/>
              <w:ind w:firstLine="0"/>
              <w:jc w:val="left"/>
            </w:pPr>
            <w:r>
              <w:t>Safflower oil</w:t>
            </w:r>
          </w:p>
        </w:tc>
        <w:tc>
          <w:tcPr>
            <w:tcW w:w="2587" w:type="dxa"/>
            <w:tcBorders>
              <w:top w:val="single" w:sz="3" w:space="0" w:color="000000"/>
              <w:left w:val="single" w:sz="3" w:space="0" w:color="000000"/>
              <w:bottom w:val="single" w:sz="3" w:space="0" w:color="000000"/>
              <w:right w:val="single" w:sz="3" w:space="0" w:color="000000"/>
            </w:tcBorders>
          </w:tcPr>
          <w:p w14:paraId="2751719C" w14:textId="77777777" w:rsidR="00D92B39" w:rsidRDefault="00000000">
            <w:pPr>
              <w:spacing w:after="0" w:line="259" w:lineRule="auto"/>
              <w:ind w:firstLine="0"/>
              <w:jc w:val="left"/>
            </w:pPr>
            <w:r>
              <w:t>2 (1.85%)</w:t>
            </w:r>
          </w:p>
        </w:tc>
      </w:tr>
      <w:tr w:rsidR="00D92B39" w14:paraId="4C538E2C"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23E2D9AE" w14:textId="77777777" w:rsidR="00D92B39" w:rsidRDefault="00000000">
            <w:pPr>
              <w:spacing w:after="0" w:line="259" w:lineRule="auto"/>
              <w:ind w:firstLine="0"/>
              <w:jc w:val="left"/>
            </w:pPr>
            <w:r>
              <w:t>Black Walnut</w:t>
            </w:r>
          </w:p>
        </w:tc>
        <w:tc>
          <w:tcPr>
            <w:tcW w:w="2587" w:type="dxa"/>
            <w:tcBorders>
              <w:top w:val="single" w:sz="3" w:space="0" w:color="000000"/>
              <w:left w:val="single" w:sz="3" w:space="0" w:color="000000"/>
              <w:bottom w:val="single" w:sz="3" w:space="0" w:color="000000"/>
              <w:right w:val="single" w:sz="3" w:space="0" w:color="000000"/>
            </w:tcBorders>
          </w:tcPr>
          <w:p w14:paraId="50C5B8E8" w14:textId="77777777" w:rsidR="00D92B39" w:rsidRDefault="00000000">
            <w:pPr>
              <w:spacing w:after="0" w:line="259" w:lineRule="auto"/>
              <w:ind w:firstLine="0"/>
              <w:jc w:val="left"/>
            </w:pPr>
            <w:r>
              <w:t>1 (0.37%)</w:t>
            </w:r>
          </w:p>
        </w:tc>
      </w:tr>
      <w:tr w:rsidR="00D92B39" w14:paraId="7A54534A"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3C820B6C" w14:textId="77777777" w:rsidR="00D92B39" w:rsidRDefault="00000000">
            <w:pPr>
              <w:spacing w:after="0" w:line="259" w:lineRule="auto"/>
              <w:ind w:firstLine="0"/>
              <w:jc w:val="left"/>
            </w:pPr>
            <w:r>
              <w:t>Echinacea purpurea</w:t>
            </w:r>
          </w:p>
        </w:tc>
        <w:tc>
          <w:tcPr>
            <w:tcW w:w="2587" w:type="dxa"/>
            <w:tcBorders>
              <w:top w:val="single" w:sz="3" w:space="0" w:color="000000"/>
              <w:left w:val="single" w:sz="3" w:space="0" w:color="000000"/>
              <w:bottom w:val="single" w:sz="3" w:space="0" w:color="000000"/>
              <w:right w:val="single" w:sz="3" w:space="0" w:color="000000"/>
            </w:tcBorders>
          </w:tcPr>
          <w:p w14:paraId="63FCF51D" w14:textId="77777777" w:rsidR="00D92B39" w:rsidRDefault="00000000">
            <w:pPr>
              <w:spacing w:after="0" w:line="259" w:lineRule="auto"/>
              <w:ind w:firstLine="0"/>
              <w:jc w:val="left"/>
            </w:pPr>
            <w:r>
              <w:t>1 (1.85%)</w:t>
            </w:r>
          </w:p>
        </w:tc>
      </w:tr>
      <w:tr w:rsidR="00D92B39" w14:paraId="5712B2DA"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00C4475" w14:textId="77777777" w:rsidR="00D92B39" w:rsidRDefault="00000000">
            <w:pPr>
              <w:spacing w:after="0" w:line="259" w:lineRule="auto"/>
              <w:ind w:firstLine="0"/>
              <w:jc w:val="left"/>
            </w:pPr>
            <w:r>
              <w:t>Olive oil</w:t>
            </w:r>
          </w:p>
        </w:tc>
        <w:tc>
          <w:tcPr>
            <w:tcW w:w="2587" w:type="dxa"/>
            <w:tcBorders>
              <w:top w:val="single" w:sz="3" w:space="0" w:color="000000"/>
              <w:left w:val="single" w:sz="3" w:space="0" w:color="000000"/>
              <w:bottom w:val="single" w:sz="3" w:space="0" w:color="000000"/>
              <w:right w:val="single" w:sz="3" w:space="0" w:color="000000"/>
            </w:tcBorders>
          </w:tcPr>
          <w:p w14:paraId="41AAF8AC" w14:textId="77777777" w:rsidR="00D92B39" w:rsidRDefault="00000000">
            <w:pPr>
              <w:spacing w:after="0" w:line="259" w:lineRule="auto"/>
              <w:ind w:firstLine="0"/>
              <w:jc w:val="left"/>
            </w:pPr>
            <w:r>
              <w:t>0 (0%)</w:t>
            </w:r>
          </w:p>
        </w:tc>
      </w:tr>
      <w:tr w:rsidR="00D92B39" w14:paraId="0931CE6C"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03644345" w14:textId="77777777" w:rsidR="00D92B39" w:rsidRDefault="00000000">
            <w:pPr>
              <w:spacing w:after="0" w:line="259" w:lineRule="auto"/>
              <w:ind w:firstLine="0"/>
              <w:jc w:val="left"/>
            </w:pPr>
            <w:r>
              <w:t>TOTAL</w:t>
            </w:r>
          </w:p>
        </w:tc>
        <w:tc>
          <w:tcPr>
            <w:tcW w:w="2587" w:type="dxa"/>
            <w:tcBorders>
              <w:top w:val="single" w:sz="3" w:space="0" w:color="000000"/>
              <w:left w:val="single" w:sz="3" w:space="0" w:color="000000"/>
              <w:bottom w:val="single" w:sz="3" w:space="0" w:color="000000"/>
              <w:right w:val="single" w:sz="3" w:space="0" w:color="000000"/>
            </w:tcBorders>
          </w:tcPr>
          <w:p w14:paraId="38755B06" w14:textId="77777777" w:rsidR="00D92B39" w:rsidRDefault="00000000">
            <w:pPr>
              <w:spacing w:after="0" w:line="259" w:lineRule="auto"/>
              <w:ind w:firstLine="0"/>
              <w:jc w:val="left"/>
            </w:pPr>
            <w:r>
              <w:t>562 (12%)</w:t>
            </w:r>
          </w:p>
        </w:tc>
      </w:tr>
    </w:tbl>
    <w:p w14:paraId="56C8C586" w14:textId="77777777" w:rsidR="00D92B39" w:rsidRDefault="00000000">
      <w:pPr>
        <w:ind w:left="-15" w:right="-15"/>
      </w:pPr>
      <w:r>
        <w:t xml:space="preserve">Summary counts for curves by assay or botanical group that are classified as hormetic are provided in Tables </w:t>
      </w:r>
      <w:r>
        <w:rPr>
          <w:color w:val="FF0000"/>
        </w:rPr>
        <w:t>1</w:t>
      </w:r>
      <w:r>
        <w:t xml:space="preserve">, </w:t>
      </w:r>
      <w:r>
        <w:rPr>
          <w:color w:val="FF0000"/>
        </w:rPr>
        <w:t>2</w:t>
      </w:r>
      <w:r>
        <w:t xml:space="preserve">, and </w:t>
      </w:r>
      <w:r>
        <w:rPr>
          <w:color w:val="FF0000"/>
        </w:rPr>
        <w:t xml:space="preserve">3 </w:t>
      </w:r>
      <w:r>
        <w:t>below. A total of 562 (12%), of the assay-chemical pairs tested positive for hormesis. Turmeric occurred most often as a hormetic chemical. In addition to the time course viability assays, there was hormetic activity for the androgen and aromatase assays. Quercetin, a flavonoid found in onions, kale and capers, as well as being a major and purportedly active constituent in gingko, showed the next greatest activity for hormesis. Similar to turmeric, there were many hits for time course viability, aromatase, ARE, and AR, but also ELG.</w:t>
      </w:r>
    </w:p>
    <w:p w14:paraId="6F4E79AC" w14:textId="77777777" w:rsidR="00D92B39" w:rsidRDefault="00000000">
      <w:pPr>
        <w:spacing w:after="242"/>
        <w:ind w:left="-15" w:right="-15"/>
      </w:pPr>
      <w:r>
        <w:t xml:space="preserve">We use our novel p-value plot to show the strength of signals, which provides additional insights into the summary heatmap and tables. In Figure </w:t>
      </w:r>
      <w:r>
        <w:rPr>
          <w:color w:val="FF0000"/>
        </w:rPr>
        <w:t>5</w:t>
      </w:r>
      <w:r>
        <w:t>, we illustrate the ARE assay results, showing the high frequency of convex increasing dose responses but also the relative strength (top left corner) or ambiguity (points on the dotted lines) of the shape classification. P-value plots for all chemicals are available in the supplement.</w:t>
      </w:r>
    </w:p>
    <w:p w14:paraId="309EAD14" w14:textId="77777777" w:rsidR="00D92B39" w:rsidRDefault="00000000">
      <w:pPr>
        <w:pStyle w:val="Heading3"/>
        <w:spacing w:after="47"/>
        <w:ind w:left="-5"/>
      </w:pPr>
      <w:r>
        <w:rPr>
          <w:b w:val="0"/>
          <w:i/>
          <w:sz w:val="23"/>
        </w:rPr>
        <w:lastRenderedPageBreak/>
        <w:t>Potential Hormetic Curves</w:t>
      </w:r>
    </w:p>
    <w:p w14:paraId="526299D4" w14:textId="77777777" w:rsidR="00D92B39" w:rsidRDefault="00000000">
      <w:pPr>
        <w:ind w:left="-15" w:right="-15" w:firstLine="0"/>
      </w:pPr>
      <w:r>
        <w:t xml:space="preserve">In the heatmap shown in Figure </w:t>
      </w:r>
      <w:r>
        <w:rPr>
          <w:color w:val="FF0000"/>
        </w:rPr>
        <w:t>4</w:t>
      </w:r>
      <w:r>
        <w:t>, hormesis curves are often detected with other significant shapes within the same assay or botanical group. For example, the aromatase assays for goldenseal and turmeric show clusters of U-shaped and hormetic dose-responses. The Kava Kava group with luciferase assays show</w:t>
      </w:r>
    </w:p>
    <w:p w14:paraId="2BB43162" w14:textId="77777777" w:rsidR="00D92B39" w:rsidRDefault="00000000">
      <w:pPr>
        <w:spacing w:after="6" w:line="251" w:lineRule="auto"/>
        <w:ind w:left="-5" w:hanging="10"/>
        <w:jc w:val="left"/>
      </w:pPr>
      <w:r>
        <w:rPr>
          <w:b/>
          <w:sz w:val="17"/>
        </w:rPr>
        <w:t xml:space="preserve">Table 2. </w:t>
      </w:r>
      <w:r>
        <w:rPr>
          <w:sz w:val="17"/>
        </w:rPr>
        <w:t>Count of hormetic curves by assay. The antioxidant response element assay (ARE) showed the greatest count and percent of results with hormesis. The viability column represents a secondary assay performed with each primary assay cell type to measure cell death. The viability results do not correlate strongly with the assay results.</w:t>
      </w:r>
    </w:p>
    <w:tbl>
      <w:tblPr>
        <w:tblStyle w:val="TableGrid"/>
        <w:tblW w:w="7071" w:type="dxa"/>
        <w:tblInd w:w="617" w:type="dxa"/>
        <w:tblCellMar>
          <w:top w:w="30" w:type="dxa"/>
          <w:left w:w="120" w:type="dxa"/>
          <w:right w:w="115" w:type="dxa"/>
        </w:tblCellMar>
        <w:tblLook w:val="04A0" w:firstRow="1" w:lastRow="0" w:firstColumn="1" w:lastColumn="0" w:noHBand="0" w:noVBand="1"/>
      </w:tblPr>
      <w:tblGrid>
        <w:gridCol w:w="2626"/>
        <w:gridCol w:w="1523"/>
        <w:gridCol w:w="1235"/>
        <w:gridCol w:w="1687"/>
      </w:tblGrid>
      <w:tr w:rsidR="00D92B39" w14:paraId="2DF30AB6" w14:textId="77777777">
        <w:trPr>
          <w:trHeight w:val="247"/>
        </w:trPr>
        <w:tc>
          <w:tcPr>
            <w:tcW w:w="2626" w:type="dxa"/>
            <w:tcBorders>
              <w:top w:val="single" w:sz="3" w:space="0" w:color="000000"/>
              <w:left w:val="single" w:sz="3" w:space="0" w:color="000000"/>
              <w:bottom w:val="single" w:sz="3" w:space="0" w:color="000000"/>
              <w:right w:val="single" w:sz="3" w:space="0" w:color="000000"/>
            </w:tcBorders>
          </w:tcPr>
          <w:p w14:paraId="3AD74E80" w14:textId="77777777" w:rsidR="00D92B39" w:rsidRDefault="00000000">
            <w:pPr>
              <w:spacing w:after="0" w:line="259" w:lineRule="auto"/>
              <w:ind w:firstLine="0"/>
              <w:jc w:val="left"/>
            </w:pPr>
            <w:r>
              <w:t>Assay</w:t>
            </w:r>
          </w:p>
        </w:tc>
        <w:tc>
          <w:tcPr>
            <w:tcW w:w="1523" w:type="dxa"/>
            <w:tcBorders>
              <w:top w:val="single" w:sz="3" w:space="0" w:color="000000"/>
              <w:left w:val="single" w:sz="3" w:space="0" w:color="000000"/>
              <w:bottom w:val="single" w:sz="3" w:space="0" w:color="000000"/>
              <w:right w:val="single" w:sz="3" w:space="0" w:color="000000"/>
            </w:tcBorders>
          </w:tcPr>
          <w:p w14:paraId="70EB4C6E" w14:textId="77777777" w:rsidR="00D92B39" w:rsidRDefault="00000000">
            <w:pPr>
              <w:spacing w:after="0" w:line="259" w:lineRule="auto"/>
              <w:ind w:firstLine="0"/>
              <w:jc w:val="left"/>
            </w:pPr>
            <w:r>
              <w:t>Assay Type</w:t>
            </w:r>
          </w:p>
        </w:tc>
        <w:tc>
          <w:tcPr>
            <w:tcW w:w="1235" w:type="dxa"/>
            <w:tcBorders>
              <w:top w:val="single" w:sz="3" w:space="0" w:color="000000"/>
              <w:left w:val="single" w:sz="3" w:space="0" w:color="000000"/>
              <w:bottom w:val="single" w:sz="3" w:space="0" w:color="000000"/>
              <w:right w:val="single" w:sz="3" w:space="0" w:color="000000"/>
            </w:tcBorders>
          </w:tcPr>
          <w:p w14:paraId="0DE00031" w14:textId="77777777" w:rsidR="00D92B39" w:rsidRDefault="00000000">
            <w:pPr>
              <w:spacing w:after="0" w:line="259" w:lineRule="auto"/>
              <w:ind w:firstLine="0"/>
              <w:jc w:val="left"/>
            </w:pPr>
            <w:r>
              <w:t>Count</w:t>
            </w:r>
          </w:p>
        </w:tc>
        <w:tc>
          <w:tcPr>
            <w:tcW w:w="1687" w:type="dxa"/>
            <w:tcBorders>
              <w:top w:val="single" w:sz="3" w:space="0" w:color="000000"/>
              <w:left w:val="single" w:sz="3" w:space="0" w:color="000000"/>
              <w:bottom w:val="single" w:sz="3" w:space="0" w:color="000000"/>
              <w:right w:val="single" w:sz="3" w:space="0" w:color="000000"/>
            </w:tcBorders>
          </w:tcPr>
          <w:p w14:paraId="6573FE63" w14:textId="77777777" w:rsidR="00D92B39" w:rsidRDefault="00000000">
            <w:pPr>
              <w:spacing w:after="0" w:line="259" w:lineRule="auto"/>
              <w:ind w:firstLine="0"/>
              <w:jc w:val="left"/>
            </w:pPr>
            <w:r>
              <w:t>Count (Viability)</w:t>
            </w:r>
          </w:p>
        </w:tc>
      </w:tr>
      <w:tr w:rsidR="00D92B39" w14:paraId="1B43B79D" w14:textId="77777777">
        <w:trPr>
          <w:trHeight w:val="245"/>
        </w:trPr>
        <w:tc>
          <w:tcPr>
            <w:tcW w:w="2626" w:type="dxa"/>
            <w:tcBorders>
              <w:top w:val="single" w:sz="3" w:space="0" w:color="000000"/>
              <w:left w:val="single" w:sz="3" w:space="0" w:color="000000"/>
              <w:bottom w:val="nil"/>
              <w:right w:val="single" w:sz="3" w:space="0" w:color="000000"/>
            </w:tcBorders>
          </w:tcPr>
          <w:p w14:paraId="5FEEAD6D" w14:textId="77777777" w:rsidR="00D92B39" w:rsidRDefault="00000000">
            <w:pPr>
              <w:spacing w:after="0" w:line="259" w:lineRule="auto"/>
              <w:ind w:firstLine="0"/>
              <w:jc w:val="left"/>
            </w:pPr>
            <w:r>
              <w:t>ahr-p1</w:t>
            </w:r>
          </w:p>
        </w:tc>
        <w:tc>
          <w:tcPr>
            <w:tcW w:w="1523" w:type="dxa"/>
            <w:tcBorders>
              <w:top w:val="single" w:sz="3" w:space="0" w:color="000000"/>
              <w:left w:val="single" w:sz="3" w:space="0" w:color="000000"/>
              <w:bottom w:val="nil"/>
              <w:right w:val="single" w:sz="3" w:space="0" w:color="000000"/>
            </w:tcBorders>
          </w:tcPr>
          <w:p w14:paraId="6280091C" w14:textId="77777777" w:rsidR="00D92B39" w:rsidRDefault="00D92B39">
            <w:pPr>
              <w:spacing w:after="160" w:line="259" w:lineRule="auto"/>
              <w:ind w:firstLine="0"/>
              <w:jc w:val="left"/>
            </w:pPr>
          </w:p>
        </w:tc>
        <w:tc>
          <w:tcPr>
            <w:tcW w:w="1235" w:type="dxa"/>
            <w:tcBorders>
              <w:top w:val="single" w:sz="3" w:space="0" w:color="000000"/>
              <w:left w:val="single" w:sz="3" w:space="0" w:color="000000"/>
              <w:bottom w:val="nil"/>
              <w:right w:val="single" w:sz="3" w:space="0" w:color="000000"/>
            </w:tcBorders>
          </w:tcPr>
          <w:p w14:paraId="64EA6132" w14:textId="77777777" w:rsidR="00D92B39" w:rsidRDefault="00000000">
            <w:pPr>
              <w:spacing w:after="0" w:line="259" w:lineRule="auto"/>
              <w:ind w:firstLine="0"/>
              <w:jc w:val="left"/>
            </w:pPr>
            <w:r>
              <w:t>16 (17.78%)</w:t>
            </w:r>
          </w:p>
        </w:tc>
        <w:tc>
          <w:tcPr>
            <w:tcW w:w="1687" w:type="dxa"/>
            <w:tcBorders>
              <w:top w:val="single" w:sz="3" w:space="0" w:color="000000"/>
              <w:left w:val="single" w:sz="3" w:space="0" w:color="000000"/>
              <w:bottom w:val="nil"/>
              <w:right w:val="single" w:sz="3" w:space="0" w:color="000000"/>
            </w:tcBorders>
          </w:tcPr>
          <w:p w14:paraId="0E9F95D5" w14:textId="77777777" w:rsidR="00D92B39" w:rsidRDefault="00000000">
            <w:pPr>
              <w:spacing w:after="0" w:line="259" w:lineRule="auto"/>
              <w:ind w:firstLine="0"/>
              <w:jc w:val="left"/>
            </w:pPr>
            <w:r>
              <w:t>10 (11.11%)</w:t>
            </w:r>
          </w:p>
        </w:tc>
      </w:tr>
      <w:tr w:rsidR="00D92B39" w14:paraId="41E2A70B" w14:textId="77777777">
        <w:trPr>
          <w:trHeight w:val="239"/>
        </w:trPr>
        <w:tc>
          <w:tcPr>
            <w:tcW w:w="2626" w:type="dxa"/>
            <w:tcBorders>
              <w:top w:val="nil"/>
              <w:left w:val="single" w:sz="3" w:space="0" w:color="000000"/>
              <w:bottom w:val="nil"/>
              <w:right w:val="single" w:sz="3" w:space="0" w:color="000000"/>
            </w:tcBorders>
          </w:tcPr>
          <w:p w14:paraId="0FE7D476" w14:textId="77777777" w:rsidR="00D92B39" w:rsidRDefault="00000000">
            <w:pPr>
              <w:spacing w:after="0" w:line="259" w:lineRule="auto"/>
              <w:ind w:firstLine="0"/>
              <w:jc w:val="left"/>
            </w:pPr>
            <w:r>
              <w:t>ar-mda-kb2-luc-agonist-p1</w:t>
            </w:r>
          </w:p>
        </w:tc>
        <w:tc>
          <w:tcPr>
            <w:tcW w:w="1523" w:type="dxa"/>
            <w:tcBorders>
              <w:top w:val="nil"/>
              <w:left w:val="single" w:sz="3" w:space="0" w:color="000000"/>
              <w:bottom w:val="nil"/>
              <w:right w:val="single" w:sz="3" w:space="0" w:color="000000"/>
            </w:tcBorders>
          </w:tcPr>
          <w:p w14:paraId="4BCE5EDA"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47199C93" w14:textId="77777777" w:rsidR="00D92B39" w:rsidRDefault="00000000">
            <w:pPr>
              <w:spacing w:after="0" w:line="259" w:lineRule="auto"/>
              <w:ind w:firstLine="0"/>
              <w:jc w:val="left"/>
            </w:pPr>
            <w:r>
              <w:t>9 (10%)</w:t>
            </w:r>
          </w:p>
        </w:tc>
        <w:tc>
          <w:tcPr>
            <w:tcW w:w="1687" w:type="dxa"/>
            <w:tcBorders>
              <w:top w:val="nil"/>
              <w:left w:val="single" w:sz="3" w:space="0" w:color="000000"/>
              <w:bottom w:val="nil"/>
              <w:right w:val="single" w:sz="3" w:space="0" w:color="000000"/>
            </w:tcBorders>
          </w:tcPr>
          <w:p w14:paraId="3C9882E7" w14:textId="77777777" w:rsidR="00D92B39" w:rsidRDefault="00000000">
            <w:pPr>
              <w:spacing w:after="0" w:line="259" w:lineRule="auto"/>
              <w:ind w:firstLine="0"/>
              <w:jc w:val="left"/>
            </w:pPr>
            <w:r>
              <w:t>1 (1.11%)</w:t>
            </w:r>
          </w:p>
        </w:tc>
      </w:tr>
      <w:tr w:rsidR="00D92B39" w14:paraId="79819DFB" w14:textId="77777777">
        <w:trPr>
          <w:trHeight w:val="239"/>
        </w:trPr>
        <w:tc>
          <w:tcPr>
            <w:tcW w:w="2626" w:type="dxa"/>
            <w:tcBorders>
              <w:top w:val="nil"/>
              <w:left w:val="single" w:sz="3" w:space="0" w:color="000000"/>
              <w:bottom w:val="nil"/>
              <w:right w:val="single" w:sz="3" w:space="0" w:color="000000"/>
            </w:tcBorders>
          </w:tcPr>
          <w:p w14:paraId="2F2F23A5" w14:textId="77777777" w:rsidR="00D92B39" w:rsidRDefault="00000000">
            <w:pPr>
              <w:spacing w:after="0" w:line="259" w:lineRule="auto"/>
              <w:ind w:firstLine="0"/>
              <w:jc w:val="left"/>
            </w:pPr>
            <w:r>
              <w:t>ar-mda-kb2-luc-antagonist-p1</w:t>
            </w:r>
          </w:p>
        </w:tc>
        <w:tc>
          <w:tcPr>
            <w:tcW w:w="1523" w:type="dxa"/>
            <w:tcBorders>
              <w:top w:val="nil"/>
              <w:left w:val="single" w:sz="3" w:space="0" w:color="000000"/>
              <w:bottom w:val="nil"/>
              <w:right w:val="single" w:sz="3" w:space="0" w:color="000000"/>
            </w:tcBorders>
          </w:tcPr>
          <w:p w14:paraId="3E7731D4"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7DBF7764" w14:textId="77777777" w:rsidR="00D92B39" w:rsidRDefault="00000000">
            <w:pPr>
              <w:spacing w:after="0" w:line="259" w:lineRule="auto"/>
              <w:ind w:firstLine="0"/>
              <w:jc w:val="left"/>
            </w:pPr>
            <w:r>
              <w:t>11 (12.22%)</w:t>
            </w:r>
          </w:p>
        </w:tc>
        <w:tc>
          <w:tcPr>
            <w:tcW w:w="1687" w:type="dxa"/>
            <w:tcBorders>
              <w:top w:val="nil"/>
              <w:left w:val="single" w:sz="3" w:space="0" w:color="000000"/>
              <w:bottom w:val="nil"/>
              <w:right w:val="single" w:sz="3" w:space="0" w:color="000000"/>
            </w:tcBorders>
          </w:tcPr>
          <w:p w14:paraId="35542E51" w14:textId="77777777" w:rsidR="00D92B39" w:rsidRDefault="00000000">
            <w:pPr>
              <w:spacing w:after="0" w:line="259" w:lineRule="auto"/>
              <w:ind w:firstLine="0"/>
              <w:jc w:val="left"/>
            </w:pPr>
            <w:r>
              <w:t>3 (3.33%)</w:t>
            </w:r>
          </w:p>
        </w:tc>
      </w:tr>
      <w:tr w:rsidR="00D92B39" w14:paraId="53210B6B" w14:textId="77777777">
        <w:trPr>
          <w:trHeight w:val="239"/>
        </w:trPr>
        <w:tc>
          <w:tcPr>
            <w:tcW w:w="2626" w:type="dxa"/>
            <w:tcBorders>
              <w:top w:val="nil"/>
              <w:left w:val="single" w:sz="3" w:space="0" w:color="000000"/>
              <w:bottom w:val="nil"/>
              <w:right w:val="single" w:sz="3" w:space="0" w:color="000000"/>
            </w:tcBorders>
          </w:tcPr>
          <w:p w14:paraId="7C96AE1A" w14:textId="77777777" w:rsidR="00D92B39" w:rsidRDefault="00000000">
            <w:pPr>
              <w:spacing w:after="0" w:line="259" w:lineRule="auto"/>
              <w:ind w:firstLine="0"/>
              <w:jc w:val="left"/>
            </w:pPr>
            <w:r>
              <w:t>aromatase-er-agonist-p1</w:t>
            </w:r>
          </w:p>
        </w:tc>
        <w:tc>
          <w:tcPr>
            <w:tcW w:w="1523" w:type="dxa"/>
            <w:tcBorders>
              <w:top w:val="nil"/>
              <w:left w:val="single" w:sz="3" w:space="0" w:color="000000"/>
              <w:bottom w:val="nil"/>
              <w:right w:val="single" w:sz="3" w:space="0" w:color="000000"/>
            </w:tcBorders>
          </w:tcPr>
          <w:p w14:paraId="3BA20851" w14:textId="77777777" w:rsidR="00D92B39" w:rsidRDefault="00000000">
            <w:pPr>
              <w:spacing w:after="0" w:line="259" w:lineRule="auto"/>
              <w:ind w:firstLine="0"/>
              <w:jc w:val="left"/>
            </w:pPr>
            <w:r>
              <w:t>Luciferase</w:t>
            </w:r>
          </w:p>
        </w:tc>
        <w:tc>
          <w:tcPr>
            <w:tcW w:w="1235" w:type="dxa"/>
            <w:tcBorders>
              <w:top w:val="nil"/>
              <w:left w:val="single" w:sz="3" w:space="0" w:color="000000"/>
              <w:bottom w:val="nil"/>
              <w:right w:val="single" w:sz="3" w:space="0" w:color="000000"/>
            </w:tcBorders>
          </w:tcPr>
          <w:p w14:paraId="5225E26B" w14:textId="77777777" w:rsidR="00D92B39" w:rsidRDefault="00000000">
            <w:pPr>
              <w:spacing w:after="0" w:line="259" w:lineRule="auto"/>
              <w:ind w:firstLine="0"/>
              <w:jc w:val="left"/>
            </w:pPr>
            <w:r>
              <w:t>9 (10%)</w:t>
            </w:r>
          </w:p>
        </w:tc>
        <w:tc>
          <w:tcPr>
            <w:tcW w:w="1687" w:type="dxa"/>
            <w:tcBorders>
              <w:top w:val="nil"/>
              <w:left w:val="single" w:sz="3" w:space="0" w:color="000000"/>
              <w:bottom w:val="nil"/>
              <w:right w:val="single" w:sz="3" w:space="0" w:color="000000"/>
            </w:tcBorders>
          </w:tcPr>
          <w:p w14:paraId="126BF84B" w14:textId="77777777" w:rsidR="00D92B39" w:rsidRDefault="00000000">
            <w:pPr>
              <w:spacing w:after="0" w:line="259" w:lineRule="auto"/>
              <w:ind w:firstLine="0"/>
              <w:jc w:val="left"/>
            </w:pPr>
            <w:r>
              <w:t>8 (8.89%)</w:t>
            </w:r>
          </w:p>
        </w:tc>
      </w:tr>
      <w:tr w:rsidR="00D92B39" w14:paraId="2A784CE8" w14:textId="77777777">
        <w:trPr>
          <w:trHeight w:val="239"/>
        </w:trPr>
        <w:tc>
          <w:tcPr>
            <w:tcW w:w="2626" w:type="dxa"/>
            <w:tcBorders>
              <w:top w:val="nil"/>
              <w:left w:val="single" w:sz="3" w:space="0" w:color="000000"/>
              <w:bottom w:val="nil"/>
              <w:right w:val="single" w:sz="3" w:space="0" w:color="000000"/>
            </w:tcBorders>
          </w:tcPr>
          <w:p w14:paraId="35BFEE39" w14:textId="77777777" w:rsidR="00D92B39" w:rsidRDefault="00000000">
            <w:pPr>
              <w:spacing w:after="0" w:line="259" w:lineRule="auto"/>
              <w:ind w:firstLine="0"/>
              <w:jc w:val="left"/>
            </w:pPr>
            <w:r>
              <w:t>aromatase-er-antagonist-p1</w:t>
            </w:r>
          </w:p>
        </w:tc>
        <w:tc>
          <w:tcPr>
            <w:tcW w:w="1523" w:type="dxa"/>
            <w:tcBorders>
              <w:top w:val="nil"/>
              <w:left w:val="single" w:sz="3" w:space="0" w:color="000000"/>
              <w:bottom w:val="nil"/>
              <w:right w:val="single" w:sz="3" w:space="0" w:color="000000"/>
            </w:tcBorders>
          </w:tcPr>
          <w:p w14:paraId="1F22DF32"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17D93684" w14:textId="77777777" w:rsidR="00D92B39" w:rsidRDefault="00000000">
            <w:pPr>
              <w:spacing w:after="0" w:line="259" w:lineRule="auto"/>
              <w:ind w:firstLine="0"/>
              <w:jc w:val="left"/>
            </w:pPr>
            <w:r>
              <w:t>18 (20%)</w:t>
            </w:r>
          </w:p>
        </w:tc>
        <w:tc>
          <w:tcPr>
            <w:tcW w:w="1687" w:type="dxa"/>
            <w:tcBorders>
              <w:top w:val="nil"/>
              <w:left w:val="single" w:sz="3" w:space="0" w:color="000000"/>
              <w:bottom w:val="nil"/>
              <w:right w:val="single" w:sz="3" w:space="0" w:color="000000"/>
            </w:tcBorders>
          </w:tcPr>
          <w:p w14:paraId="030D2605" w14:textId="77777777" w:rsidR="00D92B39" w:rsidRDefault="00000000">
            <w:pPr>
              <w:spacing w:after="0" w:line="259" w:lineRule="auto"/>
              <w:ind w:firstLine="0"/>
              <w:jc w:val="left"/>
            </w:pPr>
            <w:r>
              <w:t>5 (5.56%)</w:t>
            </w:r>
          </w:p>
        </w:tc>
      </w:tr>
      <w:tr w:rsidR="00D92B39" w14:paraId="350C2C43" w14:textId="77777777">
        <w:trPr>
          <w:trHeight w:val="239"/>
        </w:trPr>
        <w:tc>
          <w:tcPr>
            <w:tcW w:w="2626" w:type="dxa"/>
            <w:tcBorders>
              <w:top w:val="nil"/>
              <w:left w:val="single" w:sz="3" w:space="0" w:color="000000"/>
              <w:bottom w:val="nil"/>
              <w:right w:val="single" w:sz="3" w:space="0" w:color="000000"/>
            </w:tcBorders>
          </w:tcPr>
          <w:p w14:paraId="642B37DF" w14:textId="77777777" w:rsidR="00D92B39" w:rsidRDefault="00000000">
            <w:pPr>
              <w:spacing w:after="0" w:line="259" w:lineRule="auto"/>
              <w:ind w:firstLine="0"/>
              <w:jc w:val="left"/>
            </w:pPr>
            <w:r>
              <w:t>aromatase-er-aromatase-p1</w:t>
            </w:r>
          </w:p>
        </w:tc>
        <w:tc>
          <w:tcPr>
            <w:tcW w:w="1523" w:type="dxa"/>
            <w:tcBorders>
              <w:top w:val="nil"/>
              <w:left w:val="single" w:sz="3" w:space="0" w:color="000000"/>
              <w:bottom w:val="nil"/>
              <w:right w:val="single" w:sz="3" w:space="0" w:color="000000"/>
            </w:tcBorders>
          </w:tcPr>
          <w:p w14:paraId="690B63D0"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750121CA" w14:textId="77777777" w:rsidR="00D92B39" w:rsidRDefault="00000000">
            <w:pPr>
              <w:spacing w:after="0" w:line="259" w:lineRule="auto"/>
              <w:ind w:firstLine="0"/>
              <w:jc w:val="left"/>
            </w:pPr>
            <w:r>
              <w:t>20 (22.22%)</w:t>
            </w:r>
          </w:p>
        </w:tc>
        <w:tc>
          <w:tcPr>
            <w:tcW w:w="1687" w:type="dxa"/>
            <w:tcBorders>
              <w:top w:val="nil"/>
              <w:left w:val="single" w:sz="3" w:space="0" w:color="000000"/>
              <w:bottom w:val="nil"/>
              <w:right w:val="single" w:sz="3" w:space="0" w:color="000000"/>
            </w:tcBorders>
          </w:tcPr>
          <w:p w14:paraId="477A2C8E" w14:textId="77777777" w:rsidR="00D92B39" w:rsidRDefault="00000000">
            <w:pPr>
              <w:spacing w:after="0" w:line="259" w:lineRule="auto"/>
              <w:ind w:firstLine="0"/>
              <w:jc w:val="left"/>
            </w:pPr>
            <w:r>
              <w:t>8 (8.89%)</w:t>
            </w:r>
          </w:p>
        </w:tc>
      </w:tr>
      <w:tr w:rsidR="00D92B39" w14:paraId="0B5CFE65" w14:textId="77777777">
        <w:trPr>
          <w:trHeight w:val="239"/>
        </w:trPr>
        <w:tc>
          <w:tcPr>
            <w:tcW w:w="2626" w:type="dxa"/>
            <w:tcBorders>
              <w:top w:val="nil"/>
              <w:left w:val="single" w:sz="3" w:space="0" w:color="000000"/>
              <w:bottom w:val="nil"/>
              <w:right w:val="single" w:sz="3" w:space="0" w:color="000000"/>
            </w:tcBorders>
          </w:tcPr>
          <w:p w14:paraId="2F0AD6AA" w14:textId="77777777" w:rsidR="00D92B39" w:rsidRDefault="00000000">
            <w:pPr>
              <w:spacing w:after="0" w:line="259" w:lineRule="auto"/>
              <w:ind w:firstLine="0"/>
              <w:jc w:val="left"/>
            </w:pPr>
            <w:r>
              <w:t>elg1-luc-agonist-p1</w:t>
            </w:r>
          </w:p>
        </w:tc>
        <w:tc>
          <w:tcPr>
            <w:tcW w:w="1523" w:type="dxa"/>
            <w:tcBorders>
              <w:top w:val="nil"/>
              <w:left w:val="single" w:sz="3" w:space="0" w:color="000000"/>
              <w:bottom w:val="nil"/>
              <w:right w:val="single" w:sz="3" w:space="0" w:color="000000"/>
            </w:tcBorders>
          </w:tcPr>
          <w:p w14:paraId="4DDA06CF"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4043FEE1" w14:textId="77777777" w:rsidR="00D92B39" w:rsidRDefault="00000000">
            <w:pPr>
              <w:spacing w:after="0" w:line="259" w:lineRule="auto"/>
              <w:ind w:firstLine="0"/>
              <w:jc w:val="left"/>
            </w:pPr>
            <w:r>
              <w:t>7 (7.78%)</w:t>
            </w:r>
          </w:p>
        </w:tc>
        <w:tc>
          <w:tcPr>
            <w:tcW w:w="1687" w:type="dxa"/>
            <w:tcBorders>
              <w:top w:val="nil"/>
              <w:left w:val="single" w:sz="3" w:space="0" w:color="000000"/>
              <w:bottom w:val="nil"/>
              <w:right w:val="single" w:sz="3" w:space="0" w:color="000000"/>
            </w:tcBorders>
          </w:tcPr>
          <w:p w14:paraId="0B95C2C0" w14:textId="77777777" w:rsidR="00D92B39" w:rsidRDefault="00000000">
            <w:pPr>
              <w:spacing w:after="0" w:line="259" w:lineRule="auto"/>
              <w:ind w:firstLine="0"/>
              <w:jc w:val="left"/>
            </w:pPr>
            <w:r>
              <w:t>13 (14.44%)</w:t>
            </w:r>
          </w:p>
        </w:tc>
      </w:tr>
      <w:tr w:rsidR="00D92B39" w14:paraId="53F8AAC2" w14:textId="77777777">
        <w:trPr>
          <w:trHeight w:val="239"/>
        </w:trPr>
        <w:tc>
          <w:tcPr>
            <w:tcW w:w="2626" w:type="dxa"/>
            <w:tcBorders>
              <w:top w:val="nil"/>
              <w:left w:val="single" w:sz="3" w:space="0" w:color="000000"/>
              <w:bottom w:val="nil"/>
              <w:right w:val="single" w:sz="3" w:space="0" w:color="000000"/>
            </w:tcBorders>
          </w:tcPr>
          <w:p w14:paraId="0998167A" w14:textId="77777777" w:rsidR="00D92B39" w:rsidRDefault="00000000">
            <w:pPr>
              <w:spacing w:after="0" w:line="259" w:lineRule="auto"/>
              <w:ind w:firstLine="0"/>
              <w:jc w:val="left"/>
            </w:pPr>
            <w:r>
              <w:t>er-luc-bg1-4e2-agonist-p1</w:t>
            </w:r>
          </w:p>
        </w:tc>
        <w:tc>
          <w:tcPr>
            <w:tcW w:w="1523" w:type="dxa"/>
            <w:tcBorders>
              <w:top w:val="nil"/>
              <w:left w:val="single" w:sz="3" w:space="0" w:color="000000"/>
              <w:bottom w:val="nil"/>
              <w:right w:val="single" w:sz="3" w:space="0" w:color="000000"/>
            </w:tcBorders>
          </w:tcPr>
          <w:p w14:paraId="2AA2F920"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493BF9F2" w14:textId="77777777" w:rsidR="00D92B39" w:rsidRDefault="00000000">
            <w:pPr>
              <w:spacing w:after="0" w:line="259" w:lineRule="auto"/>
              <w:ind w:firstLine="0"/>
              <w:jc w:val="left"/>
            </w:pPr>
            <w:r>
              <w:t>7 (7.78%)</w:t>
            </w:r>
          </w:p>
        </w:tc>
        <w:tc>
          <w:tcPr>
            <w:tcW w:w="1687" w:type="dxa"/>
            <w:tcBorders>
              <w:top w:val="nil"/>
              <w:left w:val="single" w:sz="3" w:space="0" w:color="000000"/>
              <w:bottom w:val="nil"/>
              <w:right w:val="single" w:sz="3" w:space="0" w:color="000000"/>
            </w:tcBorders>
          </w:tcPr>
          <w:p w14:paraId="1CF09108" w14:textId="77777777" w:rsidR="00D92B39" w:rsidRDefault="00000000">
            <w:pPr>
              <w:spacing w:after="0" w:line="259" w:lineRule="auto"/>
              <w:ind w:firstLine="0"/>
              <w:jc w:val="left"/>
            </w:pPr>
            <w:r>
              <w:t>4 (4.44%)</w:t>
            </w:r>
          </w:p>
        </w:tc>
      </w:tr>
      <w:tr w:rsidR="00D92B39" w14:paraId="71F5E98A" w14:textId="77777777">
        <w:trPr>
          <w:trHeight w:val="241"/>
        </w:trPr>
        <w:tc>
          <w:tcPr>
            <w:tcW w:w="2626" w:type="dxa"/>
            <w:tcBorders>
              <w:top w:val="nil"/>
              <w:left w:val="single" w:sz="3" w:space="0" w:color="000000"/>
              <w:bottom w:val="single" w:sz="3" w:space="0" w:color="000000"/>
              <w:right w:val="single" w:sz="3" w:space="0" w:color="000000"/>
            </w:tcBorders>
          </w:tcPr>
          <w:p w14:paraId="05BBBFED" w14:textId="77777777" w:rsidR="00D92B39" w:rsidRDefault="00000000">
            <w:pPr>
              <w:spacing w:after="0" w:line="259" w:lineRule="auto"/>
              <w:ind w:firstLine="0"/>
              <w:jc w:val="left"/>
            </w:pPr>
            <w:r>
              <w:t>er-luc-bg1-4e2-antagonist-p1</w:t>
            </w:r>
          </w:p>
        </w:tc>
        <w:tc>
          <w:tcPr>
            <w:tcW w:w="1523" w:type="dxa"/>
            <w:tcBorders>
              <w:top w:val="nil"/>
              <w:left w:val="single" w:sz="3" w:space="0" w:color="000000"/>
              <w:bottom w:val="single" w:sz="3" w:space="0" w:color="000000"/>
              <w:right w:val="single" w:sz="3" w:space="0" w:color="000000"/>
            </w:tcBorders>
          </w:tcPr>
          <w:p w14:paraId="0EBEACB6" w14:textId="77777777" w:rsidR="00D92B39" w:rsidRDefault="00D92B39">
            <w:pPr>
              <w:spacing w:after="160" w:line="259" w:lineRule="auto"/>
              <w:ind w:firstLine="0"/>
              <w:jc w:val="left"/>
            </w:pPr>
          </w:p>
        </w:tc>
        <w:tc>
          <w:tcPr>
            <w:tcW w:w="1235" w:type="dxa"/>
            <w:tcBorders>
              <w:top w:val="nil"/>
              <w:left w:val="single" w:sz="3" w:space="0" w:color="000000"/>
              <w:bottom w:val="single" w:sz="3" w:space="0" w:color="000000"/>
              <w:right w:val="single" w:sz="3" w:space="0" w:color="000000"/>
            </w:tcBorders>
          </w:tcPr>
          <w:p w14:paraId="43F46BC7" w14:textId="77777777" w:rsidR="00D92B39" w:rsidRDefault="00000000">
            <w:pPr>
              <w:spacing w:after="0" w:line="259" w:lineRule="auto"/>
              <w:ind w:firstLine="0"/>
              <w:jc w:val="left"/>
            </w:pPr>
            <w:r>
              <w:t>7 (7.78%)</w:t>
            </w:r>
          </w:p>
        </w:tc>
        <w:tc>
          <w:tcPr>
            <w:tcW w:w="1687" w:type="dxa"/>
            <w:tcBorders>
              <w:top w:val="nil"/>
              <w:left w:val="single" w:sz="3" w:space="0" w:color="000000"/>
              <w:bottom w:val="single" w:sz="3" w:space="0" w:color="000000"/>
              <w:right w:val="single" w:sz="3" w:space="0" w:color="000000"/>
            </w:tcBorders>
          </w:tcPr>
          <w:p w14:paraId="12D78AD6" w14:textId="77777777" w:rsidR="00D92B39" w:rsidRDefault="00000000">
            <w:pPr>
              <w:spacing w:after="0" w:line="259" w:lineRule="auto"/>
              <w:ind w:firstLine="0"/>
              <w:jc w:val="left"/>
            </w:pPr>
            <w:r>
              <w:t>3 (3.33%)</w:t>
            </w:r>
          </w:p>
        </w:tc>
      </w:tr>
      <w:tr w:rsidR="00D92B39" w14:paraId="1F010673" w14:textId="77777777">
        <w:trPr>
          <w:trHeight w:val="245"/>
        </w:trPr>
        <w:tc>
          <w:tcPr>
            <w:tcW w:w="2626" w:type="dxa"/>
            <w:tcBorders>
              <w:top w:val="single" w:sz="3" w:space="0" w:color="000000"/>
              <w:left w:val="single" w:sz="3" w:space="0" w:color="000000"/>
              <w:bottom w:val="nil"/>
              <w:right w:val="single" w:sz="3" w:space="0" w:color="000000"/>
            </w:tcBorders>
          </w:tcPr>
          <w:p w14:paraId="020D3D03" w14:textId="77777777" w:rsidR="00D92B39" w:rsidRDefault="00000000">
            <w:pPr>
              <w:spacing w:after="0" w:line="259" w:lineRule="auto"/>
              <w:ind w:firstLine="0"/>
              <w:jc w:val="left"/>
            </w:pPr>
            <w:r>
              <w:t>are-bla-p1</w:t>
            </w:r>
          </w:p>
        </w:tc>
        <w:tc>
          <w:tcPr>
            <w:tcW w:w="1523" w:type="dxa"/>
            <w:tcBorders>
              <w:top w:val="single" w:sz="3" w:space="0" w:color="000000"/>
              <w:left w:val="single" w:sz="3" w:space="0" w:color="000000"/>
              <w:bottom w:val="nil"/>
              <w:right w:val="single" w:sz="3" w:space="0" w:color="000000"/>
            </w:tcBorders>
          </w:tcPr>
          <w:p w14:paraId="50EA4287" w14:textId="77777777" w:rsidR="00D92B39" w:rsidRDefault="00D92B39">
            <w:pPr>
              <w:spacing w:after="160" w:line="259" w:lineRule="auto"/>
              <w:ind w:firstLine="0"/>
              <w:jc w:val="left"/>
            </w:pPr>
          </w:p>
        </w:tc>
        <w:tc>
          <w:tcPr>
            <w:tcW w:w="1235" w:type="dxa"/>
            <w:tcBorders>
              <w:top w:val="single" w:sz="3" w:space="0" w:color="000000"/>
              <w:left w:val="single" w:sz="3" w:space="0" w:color="000000"/>
              <w:bottom w:val="nil"/>
              <w:right w:val="single" w:sz="3" w:space="0" w:color="000000"/>
            </w:tcBorders>
          </w:tcPr>
          <w:p w14:paraId="460715DA" w14:textId="77777777" w:rsidR="00D92B39" w:rsidRDefault="00000000">
            <w:pPr>
              <w:spacing w:after="0" w:line="259" w:lineRule="auto"/>
              <w:ind w:firstLine="0"/>
              <w:jc w:val="left"/>
            </w:pPr>
            <w:r>
              <w:t>39 (43.33%)</w:t>
            </w:r>
          </w:p>
        </w:tc>
        <w:tc>
          <w:tcPr>
            <w:tcW w:w="1687" w:type="dxa"/>
            <w:tcBorders>
              <w:top w:val="single" w:sz="3" w:space="0" w:color="000000"/>
              <w:left w:val="single" w:sz="3" w:space="0" w:color="000000"/>
              <w:bottom w:val="nil"/>
              <w:right w:val="single" w:sz="3" w:space="0" w:color="000000"/>
            </w:tcBorders>
          </w:tcPr>
          <w:p w14:paraId="18DE30C0" w14:textId="77777777" w:rsidR="00D92B39" w:rsidRDefault="00000000">
            <w:pPr>
              <w:spacing w:after="0" w:line="259" w:lineRule="auto"/>
              <w:ind w:firstLine="0"/>
              <w:jc w:val="left"/>
            </w:pPr>
            <w:r>
              <w:t>4 (4.44%)</w:t>
            </w:r>
          </w:p>
        </w:tc>
      </w:tr>
      <w:tr w:rsidR="00D92B39" w14:paraId="47B06536" w14:textId="77777777">
        <w:trPr>
          <w:trHeight w:val="239"/>
        </w:trPr>
        <w:tc>
          <w:tcPr>
            <w:tcW w:w="2626" w:type="dxa"/>
            <w:tcBorders>
              <w:top w:val="nil"/>
              <w:left w:val="single" w:sz="3" w:space="0" w:color="000000"/>
              <w:bottom w:val="nil"/>
              <w:right w:val="single" w:sz="3" w:space="0" w:color="000000"/>
            </w:tcBorders>
          </w:tcPr>
          <w:p w14:paraId="0561354F" w14:textId="77777777" w:rsidR="00D92B39" w:rsidRDefault="00000000">
            <w:pPr>
              <w:spacing w:after="0" w:line="259" w:lineRule="auto"/>
              <w:ind w:firstLine="0"/>
              <w:jc w:val="left"/>
            </w:pPr>
            <w:r>
              <w:t>hse-bla-p1</w:t>
            </w:r>
          </w:p>
        </w:tc>
        <w:tc>
          <w:tcPr>
            <w:tcW w:w="1523" w:type="dxa"/>
            <w:tcBorders>
              <w:top w:val="nil"/>
              <w:left w:val="single" w:sz="3" w:space="0" w:color="000000"/>
              <w:bottom w:val="nil"/>
              <w:right w:val="single" w:sz="3" w:space="0" w:color="000000"/>
            </w:tcBorders>
          </w:tcPr>
          <w:p w14:paraId="7D46CEC5"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207748D0" w14:textId="77777777" w:rsidR="00D92B39" w:rsidRDefault="00000000">
            <w:pPr>
              <w:spacing w:after="0" w:line="259" w:lineRule="auto"/>
              <w:ind w:firstLine="0"/>
              <w:jc w:val="left"/>
            </w:pPr>
            <w:r>
              <w:t>4 (4.44%)</w:t>
            </w:r>
          </w:p>
        </w:tc>
        <w:tc>
          <w:tcPr>
            <w:tcW w:w="1687" w:type="dxa"/>
            <w:tcBorders>
              <w:top w:val="nil"/>
              <w:left w:val="single" w:sz="3" w:space="0" w:color="000000"/>
              <w:bottom w:val="nil"/>
              <w:right w:val="single" w:sz="3" w:space="0" w:color="000000"/>
            </w:tcBorders>
          </w:tcPr>
          <w:p w14:paraId="1B3126F6" w14:textId="77777777" w:rsidR="00D92B39" w:rsidRDefault="00000000">
            <w:pPr>
              <w:spacing w:after="0" w:line="259" w:lineRule="auto"/>
              <w:ind w:firstLine="0"/>
              <w:jc w:val="left"/>
            </w:pPr>
            <w:r>
              <w:t>1 (1.11%)</w:t>
            </w:r>
          </w:p>
        </w:tc>
      </w:tr>
      <w:tr w:rsidR="00D92B39" w14:paraId="1A1179F8" w14:textId="77777777">
        <w:trPr>
          <w:trHeight w:val="239"/>
        </w:trPr>
        <w:tc>
          <w:tcPr>
            <w:tcW w:w="2626" w:type="dxa"/>
            <w:tcBorders>
              <w:top w:val="nil"/>
              <w:left w:val="single" w:sz="3" w:space="0" w:color="000000"/>
              <w:bottom w:val="nil"/>
              <w:right w:val="single" w:sz="3" w:space="0" w:color="000000"/>
            </w:tcBorders>
          </w:tcPr>
          <w:p w14:paraId="5527AB26" w14:textId="77777777" w:rsidR="00D92B39" w:rsidRDefault="00000000">
            <w:pPr>
              <w:spacing w:after="0" w:line="259" w:lineRule="auto"/>
              <w:ind w:firstLine="0"/>
              <w:jc w:val="left"/>
            </w:pPr>
            <w:r>
              <w:t>mmp-p1</w:t>
            </w:r>
          </w:p>
        </w:tc>
        <w:tc>
          <w:tcPr>
            <w:tcW w:w="1523" w:type="dxa"/>
            <w:tcBorders>
              <w:top w:val="nil"/>
              <w:left w:val="single" w:sz="3" w:space="0" w:color="000000"/>
              <w:bottom w:val="nil"/>
              <w:right w:val="single" w:sz="3" w:space="0" w:color="000000"/>
            </w:tcBorders>
          </w:tcPr>
          <w:p w14:paraId="6DDDA52C" w14:textId="77777777" w:rsidR="00D92B39" w:rsidRDefault="00000000">
            <w:pPr>
              <w:spacing w:after="0" w:line="259" w:lineRule="auto"/>
              <w:ind w:firstLine="0"/>
              <w:jc w:val="left"/>
            </w:pPr>
            <w:r>
              <w:t>Beta-Lactamase</w:t>
            </w:r>
          </w:p>
        </w:tc>
        <w:tc>
          <w:tcPr>
            <w:tcW w:w="1235" w:type="dxa"/>
            <w:tcBorders>
              <w:top w:val="nil"/>
              <w:left w:val="single" w:sz="3" w:space="0" w:color="000000"/>
              <w:bottom w:val="nil"/>
              <w:right w:val="single" w:sz="3" w:space="0" w:color="000000"/>
            </w:tcBorders>
          </w:tcPr>
          <w:p w14:paraId="6B16770D" w14:textId="77777777" w:rsidR="00D92B39" w:rsidRDefault="00000000">
            <w:pPr>
              <w:spacing w:after="0" w:line="259" w:lineRule="auto"/>
              <w:ind w:firstLine="0"/>
              <w:jc w:val="left"/>
            </w:pPr>
            <w:r>
              <w:t>23 (25.56%)</w:t>
            </w:r>
          </w:p>
        </w:tc>
        <w:tc>
          <w:tcPr>
            <w:tcW w:w="1687" w:type="dxa"/>
            <w:tcBorders>
              <w:top w:val="nil"/>
              <w:left w:val="single" w:sz="3" w:space="0" w:color="000000"/>
              <w:bottom w:val="nil"/>
              <w:right w:val="single" w:sz="3" w:space="0" w:color="000000"/>
            </w:tcBorders>
          </w:tcPr>
          <w:p w14:paraId="57E2277B" w14:textId="77777777" w:rsidR="00D92B39" w:rsidRDefault="00000000">
            <w:pPr>
              <w:spacing w:after="0" w:line="259" w:lineRule="auto"/>
              <w:ind w:firstLine="0"/>
              <w:jc w:val="left"/>
            </w:pPr>
            <w:r>
              <w:t>3 (3.33%)</w:t>
            </w:r>
          </w:p>
        </w:tc>
      </w:tr>
      <w:tr w:rsidR="00D92B39" w14:paraId="2DC8CA04" w14:textId="77777777">
        <w:trPr>
          <w:trHeight w:val="239"/>
        </w:trPr>
        <w:tc>
          <w:tcPr>
            <w:tcW w:w="2626" w:type="dxa"/>
            <w:tcBorders>
              <w:top w:val="nil"/>
              <w:left w:val="single" w:sz="3" w:space="0" w:color="000000"/>
              <w:bottom w:val="nil"/>
              <w:right w:val="single" w:sz="3" w:space="0" w:color="000000"/>
            </w:tcBorders>
          </w:tcPr>
          <w:p w14:paraId="2B80E23B" w14:textId="77777777" w:rsidR="00D92B39" w:rsidRDefault="00000000">
            <w:pPr>
              <w:spacing w:after="0" w:line="259" w:lineRule="auto"/>
              <w:ind w:firstLine="0"/>
              <w:jc w:val="left"/>
            </w:pPr>
            <w:r>
              <w:t>p53-bla-p1</w:t>
            </w:r>
          </w:p>
        </w:tc>
        <w:tc>
          <w:tcPr>
            <w:tcW w:w="1523" w:type="dxa"/>
            <w:tcBorders>
              <w:top w:val="nil"/>
              <w:left w:val="single" w:sz="3" w:space="0" w:color="000000"/>
              <w:bottom w:val="nil"/>
              <w:right w:val="single" w:sz="3" w:space="0" w:color="000000"/>
            </w:tcBorders>
          </w:tcPr>
          <w:p w14:paraId="0A73C1AF" w14:textId="77777777" w:rsidR="00D92B39" w:rsidRDefault="00000000">
            <w:pPr>
              <w:spacing w:after="0" w:line="259" w:lineRule="auto"/>
              <w:ind w:firstLine="0"/>
              <w:jc w:val="left"/>
            </w:pPr>
            <w:r>
              <w:t>(Ratio)</w:t>
            </w:r>
          </w:p>
        </w:tc>
        <w:tc>
          <w:tcPr>
            <w:tcW w:w="1235" w:type="dxa"/>
            <w:tcBorders>
              <w:top w:val="nil"/>
              <w:left w:val="single" w:sz="3" w:space="0" w:color="000000"/>
              <w:bottom w:val="nil"/>
              <w:right w:val="single" w:sz="3" w:space="0" w:color="000000"/>
            </w:tcBorders>
          </w:tcPr>
          <w:p w14:paraId="15DA1EA8" w14:textId="77777777" w:rsidR="00D92B39" w:rsidRDefault="00000000">
            <w:pPr>
              <w:spacing w:after="0" w:line="259" w:lineRule="auto"/>
              <w:ind w:firstLine="0"/>
              <w:jc w:val="left"/>
            </w:pPr>
            <w:r>
              <w:t>6 (6.67%)</w:t>
            </w:r>
          </w:p>
        </w:tc>
        <w:tc>
          <w:tcPr>
            <w:tcW w:w="1687" w:type="dxa"/>
            <w:tcBorders>
              <w:top w:val="nil"/>
              <w:left w:val="single" w:sz="3" w:space="0" w:color="000000"/>
              <w:bottom w:val="nil"/>
              <w:right w:val="single" w:sz="3" w:space="0" w:color="000000"/>
            </w:tcBorders>
          </w:tcPr>
          <w:p w14:paraId="6BD6E2D4" w14:textId="77777777" w:rsidR="00D92B39" w:rsidRDefault="00000000">
            <w:pPr>
              <w:spacing w:after="0" w:line="259" w:lineRule="auto"/>
              <w:ind w:firstLine="0"/>
              <w:jc w:val="left"/>
            </w:pPr>
            <w:r>
              <w:t>1 (1.11%)</w:t>
            </w:r>
          </w:p>
        </w:tc>
      </w:tr>
      <w:tr w:rsidR="00D92B39" w14:paraId="2B43C554" w14:textId="77777777">
        <w:trPr>
          <w:trHeight w:val="239"/>
        </w:trPr>
        <w:tc>
          <w:tcPr>
            <w:tcW w:w="2626" w:type="dxa"/>
            <w:tcBorders>
              <w:top w:val="nil"/>
              <w:left w:val="single" w:sz="3" w:space="0" w:color="000000"/>
              <w:bottom w:val="nil"/>
              <w:right w:val="single" w:sz="3" w:space="0" w:color="000000"/>
            </w:tcBorders>
          </w:tcPr>
          <w:p w14:paraId="0AFABD9E" w14:textId="77777777" w:rsidR="00D92B39" w:rsidRDefault="00000000">
            <w:pPr>
              <w:spacing w:after="0" w:line="259" w:lineRule="auto"/>
              <w:ind w:firstLine="0"/>
              <w:jc w:val="left"/>
            </w:pPr>
            <w:r>
              <w:t>pparg-bla-agonist-p1</w:t>
            </w:r>
          </w:p>
        </w:tc>
        <w:tc>
          <w:tcPr>
            <w:tcW w:w="1523" w:type="dxa"/>
            <w:tcBorders>
              <w:top w:val="nil"/>
              <w:left w:val="single" w:sz="3" w:space="0" w:color="000000"/>
              <w:bottom w:val="nil"/>
              <w:right w:val="single" w:sz="3" w:space="0" w:color="000000"/>
            </w:tcBorders>
          </w:tcPr>
          <w:p w14:paraId="504918C9" w14:textId="77777777" w:rsidR="00D92B39" w:rsidRDefault="00D92B39">
            <w:pPr>
              <w:spacing w:after="160" w:line="259" w:lineRule="auto"/>
              <w:ind w:firstLine="0"/>
              <w:jc w:val="left"/>
            </w:pPr>
          </w:p>
        </w:tc>
        <w:tc>
          <w:tcPr>
            <w:tcW w:w="1235" w:type="dxa"/>
            <w:tcBorders>
              <w:top w:val="nil"/>
              <w:left w:val="single" w:sz="3" w:space="0" w:color="000000"/>
              <w:bottom w:val="nil"/>
              <w:right w:val="single" w:sz="3" w:space="0" w:color="000000"/>
            </w:tcBorders>
          </w:tcPr>
          <w:p w14:paraId="1F48AE50" w14:textId="77777777" w:rsidR="00D92B39" w:rsidRDefault="00000000">
            <w:pPr>
              <w:spacing w:after="0" w:line="259" w:lineRule="auto"/>
              <w:ind w:firstLine="0"/>
              <w:jc w:val="left"/>
            </w:pPr>
            <w:r>
              <w:t>2 (2.22%)</w:t>
            </w:r>
          </w:p>
        </w:tc>
        <w:tc>
          <w:tcPr>
            <w:tcW w:w="1687" w:type="dxa"/>
            <w:tcBorders>
              <w:top w:val="nil"/>
              <w:left w:val="single" w:sz="3" w:space="0" w:color="000000"/>
              <w:bottom w:val="nil"/>
              <w:right w:val="single" w:sz="3" w:space="0" w:color="000000"/>
            </w:tcBorders>
          </w:tcPr>
          <w:p w14:paraId="4253FDFE" w14:textId="77777777" w:rsidR="00D92B39" w:rsidRDefault="00000000">
            <w:pPr>
              <w:spacing w:after="0" w:line="259" w:lineRule="auto"/>
              <w:ind w:firstLine="0"/>
              <w:jc w:val="left"/>
            </w:pPr>
            <w:r>
              <w:t>8 (8.89%)</w:t>
            </w:r>
          </w:p>
        </w:tc>
      </w:tr>
      <w:tr w:rsidR="00D92B39" w14:paraId="0B659C12" w14:textId="77777777">
        <w:trPr>
          <w:trHeight w:val="241"/>
        </w:trPr>
        <w:tc>
          <w:tcPr>
            <w:tcW w:w="2626" w:type="dxa"/>
            <w:tcBorders>
              <w:top w:val="nil"/>
              <w:left w:val="single" w:sz="3" w:space="0" w:color="000000"/>
              <w:bottom w:val="single" w:sz="3" w:space="0" w:color="000000"/>
              <w:right w:val="single" w:sz="3" w:space="0" w:color="000000"/>
            </w:tcBorders>
          </w:tcPr>
          <w:p w14:paraId="61F5E900" w14:textId="77777777" w:rsidR="00D92B39" w:rsidRDefault="00000000">
            <w:pPr>
              <w:spacing w:after="0" w:line="259" w:lineRule="auto"/>
              <w:ind w:firstLine="0"/>
              <w:jc w:val="left"/>
            </w:pPr>
            <w:r>
              <w:t>pparg-bla-antagonist-p1</w:t>
            </w:r>
          </w:p>
        </w:tc>
        <w:tc>
          <w:tcPr>
            <w:tcW w:w="1523" w:type="dxa"/>
            <w:tcBorders>
              <w:top w:val="nil"/>
              <w:left w:val="single" w:sz="3" w:space="0" w:color="000000"/>
              <w:bottom w:val="single" w:sz="3" w:space="0" w:color="000000"/>
              <w:right w:val="single" w:sz="3" w:space="0" w:color="000000"/>
            </w:tcBorders>
          </w:tcPr>
          <w:p w14:paraId="31F89BC3" w14:textId="77777777" w:rsidR="00D92B39" w:rsidRDefault="00D92B39">
            <w:pPr>
              <w:spacing w:after="160" w:line="259" w:lineRule="auto"/>
              <w:ind w:firstLine="0"/>
              <w:jc w:val="left"/>
            </w:pPr>
          </w:p>
        </w:tc>
        <w:tc>
          <w:tcPr>
            <w:tcW w:w="1235" w:type="dxa"/>
            <w:tcBorders>
              <w:top w:val="nil"/>
              <w:left w:val="single" w:sz="3" w:space="0" w:color="000000"/>
              <w:bottom w:val="single" w:sz="3" w:space="0" w:color="000000"/>
              <w:right w:val="single" w:sz="3" w:space="0" w:color="000000"/>
            </w:tcBorders>
          </w:tcPr>
          <w:p w14:paraId="297C5DDC" w14:textId="77777777" w:rsidR="00D92B39" w:rsidRDefault="00000000">
            <w:pPr>
              <w:spacing w:after="0" w:line="259" w:lineRule="auto"/>
              <w:ind w:firstLine="0"/>
              <w:jc w:val="left"/>
            </w:pPr>
            <w:r>
              <w:t>6 (6.67%)</w:t>
            </w:r>
          </w:p>
        </w:tc>
        <w:tc>
          <w:tcPr>
            <w:tcW w:w="1687" w:type="dxa"/>
            <w:tcBorders>
              <w:top w:val="nil"/>
              <w:left w:val="single" w:sz="3" w:space="0" w:color="000000"/>
              <w:bottom w:val="single" w:sz="3" w:space="0" w:color="000000"/>
              <w:right w:val="single" w:sz="3" w:space="0" w:color="000000"/>
            </w:tcBorders>
          </w:tcPr>
          <w:p w14:paraId="2329887B" w14:textId="77777777" w:rsidR="00D92B39" w:rsidRDefault="00000000">
            <w:pPr>
              <w:spacing w:after="0" w:line="259" w:lineRule="auto"/>
              <w:ind w:firstLine="0"/>
              <w:jc w:val="left"/>
            </w:pPr>
            <w:r>
              <w:t>9 (10%)</w:t>
            </w:r>
          </w:p>
        </w:tc>
      </w:tr>
    </w:tbl>
    <w:p w14:paraId="542119A8" w14:textId="77777777" w:rsidR="00D92B39" w:rsidRDefault="00000000">
      <w:pPr>
        <w:spacing w:after="6" w:line="251" w:lineRule="auto"/>
        <w:ind w:left="-5" w:hanging="10"/>
        <w:jc w:val="left"/>
      </w:pPr>
      <w:r>
        <w:rPr>
          <w:b/>
          <w:sz w:val="17"/>
        </w:rPr>
        <w:t xml:space="preserve">Table 3. </w:t>
      </w:r>
      <w:r>
        <w:rPr>
          <w:sz w:val="17"/>
        </w:rPr>
        <w:t>Count of hormetic curves by time course assays (transposed for clarity). The cells were treated then assayed after the time specified. Finding hormesis in these curves means there is a J-shaped curve with respect to concentration for the given time point, rather than a J-shaped curve over the time period.</w:t>
      </w:r>
    </w:p>
    <w:tbl>
      <w:tblPr>
        <w:tblStyle w:val="TableGrid"/>
        <w:tblW w:w="6629" w:type="dxa"/>
        <w:tblInd w:w="838" w:type="dxa"/>
        <w:tblCellMar>
          <w:top w:w="34" w:type="dxa"/>
          <w:left w:w="120" w:type="dxa"/>
          <w:right w:w="115" w:type="dxa"/>
        </w:tblCellMar>
        <w:tblLook w:val="04A0" w:firstRow="1" w:lastRow="0" w:firstColumn="1" w:lastColumn="0" w:noHBand="0" w:noVBand="1"/>
      </w:tblPr>
      <w:tblGrid>
        <w:gridCol w:w="971"/>
        <w:gridCol w:w="1483"/>
        <w:gridCol w:w="1446"/>
        <w:gridCol w:w="1383"/>
        <w:gridCol w:w="1346"/>
      </w:tblGrid>
      <w:tr w:rsidR="00D92B39" w14:paraId="58099A64"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14E227F0" w14:textId="77777777" w:rsidR="00D92B39" w:rsidRDefault="00000000">
            <w:pPr>
              <w:spacing w:after="0" w:line="259" w:lineRule="auto"/>
              <w:ind w:firstLine="0"/>
              <w:jc w:val="left"/>
            </w:pPr>
            <w:r>
              <w:t>Time (h)</w:t>
            </w:r>
          </w:p>
        </w:tc>
        <w:tc>
          <w:tcPr>
            <w:tcW w:w="1483" w:type="dxa"/>
            <w:tcBorders>
              <w:top w:val="single" w:sz="3" w:space="0" w:color="000000"/>
              <w:left w:val="single" w:sz="3" w:space="0" w:color="000000"/>
              <w:bottom w:val="single" w:sz="3" w:space="0" w:color="000000"/>
              <w:right w:val="single" w:sz="3" w:space="0" w:color="000000"/>
            </w:tcBorders>
          </w:tcPr>
          <w:p w14:paraId="4322D6DD" w14:textId="77777777" w:rsidR="00D92B39" w:rsidRDefault="00000000">
            <w:pPr>
              <w:spacing w:after="0" w:line="259" w:lineRule="auto"/>
              <w:ind w:firstLine="0"/>
              <w:jc w:val="left"/>
            </w:pPr>
            <w:r>
              <w:t>hek293-flor-p1</w:t>
            </w:r>
          </w:p>
        </w:tc>
        <w:tc>
          <w:tcPr>
            <w:tcW w:w="1446" w:type="dxa"/>
            <w:tcBorders>
              <w:top w:val="single" w:sz="3" w:space="0" w:color="000000"/>
              <w:left w:val="single" w:sz="3" w:space="0" w:color="000000"/>
              <w:bottom w:val="single" w:sz="3" w:space="0" w:color="000000"/>
              <w:right w:val="single" w:sz="3" w:space="0" w:color="000000"/>
            </w:tcBorders>
          </w:tcPr>
          <w:p w14:paraId="2A99AA5D" w14:textId="77777777" w:rsidR="00D92B39" w:rsidRDefault="00000000">
            <w:pPr>
              <w:spacing w:after="0" w:line="259" w:lineRule="auto"/>
              <w:ind w:firstLine="0"/>
              <w:jc w:val="left"/>
            </w:pPr>
            <w:r>
              <w:t>hek293-glo-p1</w:t>
            </w:r>
          </w:p>
        </w:tc>
        <w:tc>
          <w:tcPr>
            <w:tcW w:w="1383" w:type="dxa"/>
            <w:tcBorders>
              <w:top w:val="single" w:sz="3" w:space="0" w:color="000000"/>
              <w:left w:val="single" w:sz="3" w:space="0" w:color="000000"/>
              <w:bottom w:val="single" w:sz="3" w:space="0" w:color="000000"/>
              <w:right w:val="single" w:sz="3" w:space="0" w:color="000000"/>
            </w:tcBorders>
          </w:tcPr>
          <w:p w14:paraId="64296F99" w14:textId="77777777" w:rsidR="00D92B39" w:rsidRDefault="00000000">
            <w:pPr>
              <w:spacing w:after="0" w:line="259" w:lineRule="auto"/>
              <w:ind w:firstLine="0"/>
              <w:jc w:val="left"/>
            </w:pPr>
            <w:r>
              <w:t>hepg2-flor-p1</w:t>
            </w:r>
          </w:p>
        </w:tc>
        <w:tc>
          <w:tcPr>
            <w:tcW w:w="1346" w:type="dxa"/>
            <w:tcBorders>
              <w:top w:val="single" w:sz="3" w:space="0" w:color="000000"/>
              <w:left w:val="single" w:sz="3" w:space="0" w:color="000000"/>
              <w:bottom w:val="single" w:sz="3" w:space="0" w:color="000000"/>
              <w:right w:val="single" w:sz="3" w:space="0" w:color="000000"/>
            </w:tcBorders>
          </w:tcPr>
          <w:p w14:paraId="24AB3B2B" w14:textId="77777777" w:rsidR="00D92B39" w:rsidRDefault="00000000">
            <w:pPr>
              <w:spacing w:after="0" w:line="259" w:lineRule="auto"/>
              <w:ind w:firstLine="0"/>
              <w:jc w:val="left"/>
            </w:pPr>
            <w:r>
              <w:t>hepg2-glo-p1</w:t>
            </w:r>
          </w:p>
        </w:tc>
      </w:tr>
      <w:tr w:rsidR="00D92B39" w14:paraId="4CE2DBA9"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0374C9E5" w14:textId="77777777" w:rsidR="00D92B39" w:rsidRDefault="00000000">
            <w:pPr>
              <w:spacing w:after="0" w:line="259" w:lineRule="auto"/>
              <w:ind w:firstLine="0"/>
              <w:jc w:val="left"/>
            </w:pPr>
            <w:r>
              <w:t>0h</w:t>
            </w:r>
          </w:p>
        </w:tc>
        <w:tc>
          <w:tcPr>
            <w:tcW w:w="1483" w:type="dxa"/>
            <w:tcBorders>
              <w:top w:val="single" w:sz="3" w:space="0" w:color="000000"/>
              <w:left w:val="single" w:sz="3" w:space="0" w:color="000000"/>
              <w:bottom w:val="single" w:sz="3" w:space="0" w:color="000000"/>
              <w:right w:val="single" w:sz="3" w:space="0" w:color="000000"/>
            </w:tcBorders>
          </w:tcPr>
          <w:p w14:paraId="32720852" w14:textId="77777777" w:rsidR="00D92B39" w:rsidRDefault="00000000">
            <w:pPr>
              <w:spacing w:after="0" w:line="259" w:lineRule="auto"/>
              <w:ind w:firstLine="0"/>
              <w:jc w:val="left"/>
            </w:pPr>
            <w:r>
              <w:t>9 (10%)</w:t>
            </w:r>
          </w:p>
        </w:tc>
        <w:tc>
          <w:tcPr>
            <w:tcW w:w="1446" w:type="dxa"/>
            <w:tcBorders>
              <w:top w:val="single" w:sz="3" w:space="0" w:color="000000"/>
              <w:left w:val="single" w:sz="3" w:space="0" w:color="000000"/>
              <w:bottom w:val="single" w:sz="3" w:space="0" w:color="000000"/>
              <w:right w:val="single" w:sz="3" w:space="0" w:color="000000"/>
            </w:tcBorders>
          </w:tcPr>
          <w:p w14:paraId="5BB5F91F" w14:textId="77777777" w:rsidR="00D92B39" w:rsidRDefault="00000000">
            <w:pPr>
              <w:spacing w:after="0" w:line="259" w:lineRule="auto"/>
              <w:ind w:firstLine="0"/>
              <w:jc w:val="left"/>
            </w:pPr>
            <w:r>
              <w:t>7 (7.78%)</w:t>
            </w:r>
          </w:p>
        </w:tc>
        <w:tc>
          <w:tcPr>
            <w:tcW w:w="1383" w:type="dxa"/>
            <w:tcBorders>
              <w:top w:val="single" w:sz="3" w:space="0" w:color="000000"/>
              <w:left w:val="single" w:sz="3" w:space="0" w:color="000000"/>
              <w:bottom w:val="single" w:sz="3" w:space="0" w:color="000000"/>
              <w:right w:val="single" w:sz="3" w:space="0" w:color="000000"/>
            </w:tcBorders>
          </w:tcPr>
          <w:p w14:paraId="6F22F11A" w14:textId="77777777" w:rsidR="00D92B39" w:rsidRDefault="00000000">
            <w:pPr>
              <w:spacing w:after="0" w:line="259" w:lineRule="auto"/>
              <w:ind w:firstLine="0"/>
              <w:jc w:val="left"/>
            </w:pPr>
            <w:r>
              <w:t>9 (10%)</w:t>
            </w:r>
          </w:p>
        </w:tc>
        <w:tc>
          <w:tcPr>
            <w:tcW w:w="1346" w:type="dxa"/>
            <w:tcBorders>
              <w:top w:val="single" w:sz="3" w:space="0" w:color="000000"/>
              <w:left w:val="single" w:sz="3" w:space="0" w:color="000000"/>
              <w:bottom w:val="single" w:sz="3" w:space="0" w:color="000000"/>
              <w:right w:val="single" w:sz="3" w:space="0" w:color="000000"/>
            </w:tcBorders>
          </w:tcPr>
          <w:p w14:paraId="2A88604B" w14:textId="77777777" w:rsidR="00D92B39" w:rsidRDefault="00000000">
            <w:pPr>
              <w:spacing w:after="0" w:line="259" w:lineRule="auto"/>
              <w:ind w:firstLine="0"/>
              <w:jc w:val="left"/>
            </w:pPr>
            <w:r>
              <w:t>34 (37.78%)</w:t>
            </w:r>
          </w:p>
        </w:tc>
      </w:tr>
      <w:tr w:rsidR="00D92B39" w14:paraId="058250DE"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3611C800" w14:textId="77777777" w:rsidR="00D92B39" w:rsidRDefault="00000000">
            <w:pPr>
              <w:spacing w:after="0" w:line="259" w:lineRule="auto"/>
              <w:ind w:firstLine="0"/>
              <w:jc w:val="left"/>
            </w:pPr>
            <w:r>
              <w:t>8h</w:t>
            </w:r>
          </w:p>
        </w:tc>
        <w:tc>
          <w:tcPr>
            <w:tcW w:w="1483" w:type="dxa"/>
            <w:tcBorders>
              <w:top w:val="single" w:sz="3" w:space="0" w:color="000000"/>
              <w:left w:val="single" w:sz="3" w:space="0" w:color="000000"/>
              <w:bottom w:val="single" w:sz="3" w:space="0" w:color="000000"/>
              <w:right w:val="single" w:sz="3" w:space="0" w:color="000000"/>
            </w:tcBorders>
          </w:tcPr>
          <w:p w14:paraId="6332672A" w14:textId="77777777" w:rsidR="00D92B39" w:rsidRDefault="00000000">
            <w:pPr>
              <w:spacing w:after="0" w:line="259" w:lineRule="auto"/>
              <w:ind w:firstLine="0"/>
              <w:jc w:val="left"/>
            </w:pPr>
            <w:r>
              <w:t>9 (10%)</w:t>
            </w:r>
          </w:p>
        </w:tc>
        <w:tc>
          <w:tcPr>
            <w:tcW w:w="1446" w:type="dxa"/>
            <w:tcBorders>
              <w:top w:val="single" w:sz="3" w:space="0" w:color="000000"/>
              <w:left w:val="single" w:sz="3" w:space="0" w:color="000000"/>
              <w:bottom w:val="single" w:sz="3" w:space="0" w:color="000000"/>
              <w:right w:val="single" w:sz="3" w:space="0" w:color="000000"/>
            </w:tcBorders>
          </w:tcPr>
          <w:p w14:paraId="1FAC94D2" w14:textId="77777777" w:rsidR="00D92B39" w:rsidRDefault="00000000">
            <w:pPr>
              <w:spacing w:after="0" w:line="259" w:lineRule="auto"/>
              <w:ind w:firstLine="0"/>
              <w:jc w:val="left"/>
            </w:pPr>
            <w:r>
              <w:t>10 (11.11%)</w:t>
            </w:r>
          </w:p>
        </w:tc>
        <w:tc>
          <w:tcPr>
            <w:tcW w:w="1383" w:type="dxa"/>
            <w:tcBorders>
              <w:top w:val="single" w:sz="3" w:space="0" w:color="000000"/>
              <w:left w:val="single" w:sz="3" w:space="0" w:color="000000"/>
              <w:bottom w:val="single" w:sz="3" w:space="0" w:color="000000"/>
              <w:right w:val="single" w:sz="3" w:space="0" w:color="000000"/>
            </w:tcBorders>
          </w:tcPr>
          <w:p w14:paraId="3AD5F89B" w14:textId="77777777" w:rsidR="00D92B39" w:rsidRDefault="00000000">
            <w:pPr>
              <w:spacing w:after="0" w:line="259" w:lineRule="auto"/>
              <w:ind w:firstLine="0"/>
              <w:jc w:val="left"/>
            </w:pPr>
            <w:r>
              <w:t>9 (10%)</w:t>
            </w:r>
          </w:p>
        </w:tc>
        <w:tc>
          <w:tcPr>
            <w:tcW w:w="1346" w:type="dxa"/>
            <w:tcBorders>
              <w:top w:val="single" w:sz="3" w:space="0" w:color="000000"/>
              <w:left w:val="single" w:sz="3" w:space="0" w:color="000000"/>
              <w:bottom w:val="single" w:sz="3" w:space="0" w:color="000000"/>
              <w:right w:val="single" w:sz="3" w:space="0" w:color="000000"/>
            </w:tcBorders>
          </w:tcPr>
          <w:p w14:paraId="3DAF349D" w14:textId="77777777" w:rsidR="00D92B39" w:rsidRDefault="00000000">
            <w:pPr>
              <w:spacing w:after="0" w:line="259" w:lineRule="auto"/>
              <w:ind w:firstLine="0"/>
              <w:jc w:val="left"/>
            </w:pPr>
            <w:r>
              <w:t>14 (15.56%)</w:t>
            </w:r>
          </w:p>
        </w:tc>
      </w:tr>
      <w:tr w:rsidR="00D92B39" w14:paraId="46262B09"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7365025A" w14:textId="77777777" w:rsidR="00D92B39" w:rsidRDefault="00000000">
            <w:pPr>
              <w:spacing w:after="0" w:line="259" w:lineRule="auto"/>
              <w:ind w:firstLine="0"/>
              <w:jc w:val="left"/>
            </w:pPr>
            <w:r>
              <w:t>16h</w:t>
            </w:r>
          </w:p>
        </w:tc>
        <w:tc>
          <w:tcPr>
            <w:tcW w:w="1483" w:type="dxa"/>
            <w:tcBorders>
              <w:top w:val="single" w:sz="3" w:space="0" w:color="000000"/>
              <w:left w:val="single" w:sz="3" w:space="0" w:color="000000"/>
              <w:bottom w:val="single" w:sz="3" w:space="0" w:color="000000"/>
              <w:right w:val="single" w:sz="3" w:space="0" w:color="000000"/>
            </w:tcBorders>
          </w:tcPr>
          <w:p w14:paraId="05182F42" w14:textId="77777777" w:rsidR="00D92B39" w:rsidRDefault="00000000">
            <w:pPr>
              <w:spacing w:after="0" w:line="259" w:lineRule="auto"/>
              <w:ind w:firstLine="0"/>
              <w:jc w:val="left"/>
            </w:pPr>
            <w:r>
              <w:t>9 (10%)</w:t>
            </w:r>
          </w:p>
        </w:tc>
        <w:tc>
          <w:tcPr>
            <w:tcW w:w="1446" w:type="dxa"/>
            <w:tcBorders>
              <w:top w:val="single" w:sz="3" w:space="0" w:color="000000"/>
              <w:left w:val="single" w:sz="3" w:space="0" w:color="000000"/>
              <w:bottom w:val="single" w:sz="3" w:space="0" w:color="000000"/>
              <w:right w:val="single" w:sz="3" w:space="0" w:color="000000"/>
            </w:tcBorders>
          </w:tcPr>
          <w:p w14:paraId="0BD9B47F" w14:textId="77777777" w:rsidR="00D92B39" w:rsidRDefault="00000000">
            <w:pPr>
              <w:spacing w:after="0" w:line="259" w:lineRule="auto"/>
              <w:ind w:firstLine="0"/>
              <w:jc w:val="left"/>
            </w:pPr>
            <w:r>
              <w:t>10 (11.11%)</w:t>
            </w:r>
          </w:p>
        </w:tc>
        <w:tc>
          <w:tcPr>
            <w:tcW w:w="1383" w:type="dxa"/>
            <w:tcBorders>
              <w:top w:val="single" w:sz="3" w:space="0" w:color="000000"/>
              <w:left w:val="single" w:sz="3" w:space="0" w:color="000000"/>
              <w:bottom w:val="single" w:sz="3" w:space="0" w:color="000000"/>
              <w:right w:val="single" w:sz="3" w:space="0" w:color="000000"/>
            </w:tcBorders>
          </w:tcPr>
          <w:p w14:paraId="39EE247C" w14:textId="77777777" w:rsidR="00D92B39" w:rsidRDefault="00000000">
            <w:pPr>
              <w:spacing w:after="0" w:line="259" w:lineRule="auto"/>
              <w:ind w:firstLine="0"/>
              <w:jc w:val="left"/>
            </w:pPr>
            <w:r>
              <w:t>10 (11.11%)</w:t>
            </w:r>
          </w:p>
        </w:tc>
        <w:tc>
          <w:tcPr>
            <w:tcW w:w="1346" w:type="dxa"/>
            <w:tcBorders>
              <w:top w:val="single" w:sz="3" w:space="0" w:color="000000"/>
              <w:left w:val="single" w:sz="3" w:space="0" w:color="000000"/>
              <w:bottom w:val="single" w:sz="3" w:space="0" w:color="000000"/>
              <w:right w:val="single" w:sz="3" w:space="0" w:color="000000"/>
            </w:tcBorders>
          </w:tcPr>
          <w:p w14:paraId="7FFA734C" w14:textId="77777777" w:rsidR="00D92B39" w:rsidRDefault="00000000">
            <w:pPr>
              <w:spacing w:after="0" w:line="259" w:lineRule="auto"/>
              <w:ind w:firstLine="0"/>
              <w:jc w:val="left"/>
            </w:pPr>
            <w:r>
              <w:t>16 (17.78%)</w:t>
            </w:r>
          </w:p>
        </w:tc>
      </w:tr>
      <w:tr w:rsidR="00D92B39" w14:paraId="77A47705"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414DDED9" w14:textId="77777777" w:rsidR="00D92B39" w:rsidRDefault="00000000">
            <w:pPr>
              <w:spacing w:after="0" w:line="259" w:lineRule="auto"/>
              <w:ind w:firstLine="0"/>
              <w:jc w:val="left"/>
            </w:pPr>
            <w:r>
              <w:t>24h</w:t>
            </w:r>
          </w:p>
        </w:tc>
        <w:tc>
          <w:tcPr>
            <w:tcW w:w="1483" w:type="dxa"/>
            <w:tcBorders>
              <w:top w:val="single" w:sz="3" w:space="0" w:color="000000"/>
              <w:left w:val="single" w:sz="3" w:space="0" w:color="000000"/>
              <w:bottom w:val="single" w:sz="3" w:space="0" w:color="000000"/>
              <w:right w:val="single" w:sz="3" w:space="0" w:color="000000"/>
            </w:tcBorders>
          </w:tcPr>
          <w:p w14:paraId="636AF7DB" w14:textId="77777777" w:rsidR="00D92B39" w:rsidRDefault="00000000">
            <w:pPr>
              <w:spacing w:after="0" w:line="259" w:lineRule="auto"/>
              <w:ind w:firstLine="0"/>
              <w:jc w:val="left"/>
            </w:pPr>
            <w:r>
              <w:t>10 (11.11%)</w:t>
            </w:r>
          </w:p>
        </w:tc>
        <w:tc>
          <w:tcPr>
            <w:tcW w:w="1446" w:type="dxa"/>
            <w:tcBorders>
              <w:top w:val="single" w:sz="3" w:space="0" w:color="000000"/>
              <w:left w:val="single" w:sz="3" w:space="0" w:color="000000"/>
              <w:bottom w:val="single" w:sz="3" w:space="0" w:color="000000"/>
              <w:right w:val="single" w:sz="3" w:space="0" w:color="000000"/>
            </w:tcBorders>
          </w:tcPr>
          <w:p w14:paraId="19B38246" w14:textId="77777777" w:rsidR="00D92B39" w:rsidRDefault="00000000">
            <w:pPr>
              <w:spacing w:after="0" w:line="259" w:lineRule="auto"/>
              <w:ind w:firstLine="0"/>
              <w:jc w:val="left"/>
            </w:pPr>
            <w:r>
              <w:t>14 (15.56%)</w:t>
            </w:r>
          </w:p>
        </w:tc>
        <w:tc>
          <w:tcPr>
            <w:tcW w:w="1383" w:type="dxa"/>
            <w:tcBorders>
              <w:top w:val="single" w:sz="3" w:space="0" w:color="000000"/>
              <w:left w:val="single" w:sz="3" w:space="0" w:color="000000"/>
              <w:bottom w:val="single" w:sz="3" w:space="0" w:color="000000"/>
              <w:right w:val="single" w:sz="3" w:space="0" w:color="000000"/>
            </w:tcBorders>
          </w:tcPr>
          <w:p w14:paraId="1699789F" w14:textId="77777777" w:rsidR="00D92B39" w:rsidRDefault="00000000">
            <w:pPr>
              <w:spacing w:after="0" w:line="259" w:lineRule="auto"/>
              <w:ind w:firstLine="0"/>
              <w:jc w:val="left"/>
            </w:pPr>
            <w:r>
              <w:t>12 (13.33%)</w:t>
            </w:r>
          </w:p>
        </w:tc>
        <w:tc>
          <w:tcPr>
            <w:tcW w:w="1346" w:type="dxa"/>
            <w:tcBorders>
              <w:top w:val="single" w:sz="3" w:space="0" w:color="000000"/>
              <w:left w:val="single" w:sz="3" w:space="0" w:color="000000"/>
              <w:bottom w:val="single" w:sz="3" w:space="0" w:color="000000"/>
              <w:right w:val="single" w:sz="3" w:space="0" w:color="000000"/>
            </w:tcBorders>
          </w:tcPr>
          <w:p w14:paraId="18B5204A" w14:textId="77777777" w:rsidR="00D92B39" w:rsidRDefault="00000000">
            <w:pPr>
              <w:spacing w:after="0" w:line="259" w:lineRule="auto"/>
              <w:ind w:firstLine="0"/>
              <w:jc w:val="left"/>
            </w:pPr>
            <w:r>
              <w:t>18 (20%)</w:t>
            </w:r>
          </w:p>
        </w:tc>
      </w:tr>
      <w:tr w:rsidR="00D92B39" w14:paraId="4DB82CE8"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7B76E73C" w14:textId="77777777" w:rsidR="00D92B39" w:rsidRDefault="00000000">
            <w:pPr>
              <w:spacing w:after="0" w:line="259" w:lineRule="auto"/>
              <w:ind w:firstLine="0"/>
              <w:jc w:val="left"/>
            </w:pPr>
            <w:r>
              <w:lastRenderedPageBreak/>
              <w:t>32h</w:t>
            </w:r>
          </w:p>
        </w:tc>
        <w:tc>
          <w:tcPr>
            <w:tcW w:w="1483" w:type="dxa"/>
            <w:tcBorders>
              <w:top w:val="single" w:sz="3" w:space="0" w:color="000000"/>
              <w:left w:val="single" w:sz="3" w:space="0" w:color="000000"/>
              <w:bottom w:val="single" w:sz="3" w:space="0" w:color="000000"/>
              <w:right w:val="single" w:sz="3" w:space="0" w:color="000000"/>
            </w:tcBorders>
          </w:tcPr>
          <w:p w14:paraId="1B91E2B5" w14:textId="77777777" w:rsidR="00D92B39" w:rsidRDefault="00000000">
            <w:pPr>
              <w:spacing w:after="0" w:line="259" w:lineRule="auto"/>
              <w:ind w:firstLine="0"/>
              <w:jc w:val="left"/>
            </w:pPr>
            <w:r>
              <w:t>11 (12.22%)</w:t>
            </w:r>
          </w:p>
        </w:tc>
        <w:tc>
          <w:tcPr>
            <w:tcW w:w="1446" w:type="dxa"/>
            <w:tcBorders>
              <w:top w:val="single" w:sz="3" w:space="0" w:color="000000"/>
              <w:left w:val="single" w:sz="3" w:space="0" w:color="000000"/>
              <w:bottom w:val="single" w:sz="3" w:space="0" w:color="000000"/>
              <w:right w:val="single" w:sz="3" w:space="0" w:color="000000"/>
            </w:tcBorders>
          </w:tcPr>
          <w:p w14:paraId="46B3019C" w14:textId="77777777" w:rsidR="00D92B39" w:rsidRDefault="00000000">
            <w:pPr>
              <w:spacing w:after="0" w:line="259" w:lineRule="auto"/>
              <w:ind w:firstLine="0"/>
              <w:jc w:val="left"/>
            </w:pPr>
            <w:r>
              <w:t>16 (17.78%)</w:t>
            </w:r>
          </w:p>
        </w:tc>
        <w:tc>
          <w:tcPr>
            <w:tcW w:w="1383" w:type="dxa"/>
            <w:tcBorders>
              <w:top w:val="single" w:sz="3" w:space="0" w:color="000000"/>
              <w:left w:val="single" w:sz="3" w:space="0" w:color="000000"/>
              <w:bottom w:val="single" w:sz="3" w:space="0" w:color="000000"/>
              <w:right w:val="single" w:sz="3" w:space="0" w:color="000000"/>
            </w:tcBorders>
          </w:tcPr>
          <w:p w14:paraId="5C519EED" w14:textId="77777777" w:rsidR="00D92B39" w:rsidRDefault="00000000">
            <w:pPr>
              <w:spacing w:after="0" w:line="259" w:lineRule="auto"/>
              <w:ind w:firstLine="0"/>
              <w:jc w:val="left"/>
            </w:pPr>
            <w:r>
              <w:t>12 (13.33%)</w:t>
            </w:r>
          </w:p>
        </w:tc>
        <w:tc>
          <w:tcPr>
            <w:tcW w:w="1346" w:type="dxa"/>
            <w:tcBorders>
              <w:top w:val="single" w:sz="3" w:space="0" w:color="000000"/>
              <w:left w:val="single" w:sz="3" w:space="0" w:color="000000"/>
              <w:bottom w:val="single" w:sz="3" w:space="0" w:color="000000"/>
              <w:right w:val="single" w:sz="3" w:space="0" w:color="000000"/>
            </w:tcBorders>
          </w:tcPr>
          <w:p w14:paraId="424AE175" w14:textId="77777777" w:rsidR="00D92B39" w:rsidRDefault="00000000">
            <w:pPr>
              <w:spacing w:after="0" w:line="259" w:lineRule="auto"/>
              <w:ind w:firstLine="0"/>
              <w:jc w:val="left"/>
            </w:pPr>
            <w:r>
              <w:t>11 (12.22%)</w:t>
            </w:r>
          </w:p>
        </w:tc>
      </w:tr>
      <w:tr w:rsidR="00D92B39" w14:paraId="4AA973CC"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2D9F8D3C" w14:textId="77777777" w:rsidR="00D92B39" w:rsidRDefault="00000000">
            <w:pPr>
              <w:spacing w:after="0" w:line="259" w:lineRule="auto"/>
              <w:ind w:firstLine="0"/>
              <w:jc w:val="left"/>
            </w:pPr>
            <w:r>
              <w:t>40h</w:t>
            </w:r>
          </w:p>
        </w:tc>
        <w:tc>
          <w:tcPr>
            <w:tcW w:w="1483" w:type="dxa"/>
            <w:tcBorders>
              <w:top w:val="single" w:sz="3" w:space="0" w:color="000000"/>
              <w:left w:val="single" w:sz="3" w:space="0" w:color="000000"/>
              <w:bottom w:val="single" w:sz="3" w:space="0" w:color="000000"/>
              <w:right w:val="single" w:sz="3" w:space="0" w:color="000000"/>
            </w:tcBorders>
          </w:tcPr>
          <w:p w14:paraId="5CF9FF2D" w14:textId="77777777" w:rsidR="00D92B39" w:rsidRDefault="00000000">
            <w:pPr>
              <w:spacing w:after="0" w:line="259" w:lineRule="auto"/>
              <w:ind w:firstLine="0"/>
              <w:jc w:val="left"/>
            </w:pPr>
            <w:r>
              <w:t>13 (14.44%)</w:t>
            </w:r>
          </w:p>
        </w:tc>
        <w:tc>
          <w:tcPr>
            <w:tcW w:w="1446" w:type="dxa"/>
            <w:tcBorders>
              <w:top w:val="single" w:sz="3" w:space="0" w:color="000000"/>
              <w:left w:val="single" w:sz="3" w:space="0" w:color="000000"/>
              <w:bottom w:val="single" w:sz="3" w:space="0" w:color="000000"/>
              <w:right w:val="single" w:sz="3" w:space="0" w:color="000000"/>
            </w:tcBorders>
          </w:tcPr>
          <w:p w14:paraId="7DBF4D04" w14:textId="77777777" w:rsidR="00D92B39" w:rsidRDefault="00000000">
            <w:pPr>
              <w:spacing w:after="0" w:line="259" w:lineRule="auto"/>
              <w:ind w:firstLine="0"/>
              <w:jc w:val="left"/>
            </w:pPr>
            <w:r>
              <w:t>19 (21.11%)</w:t>
            </w:r>
          </w:p>
        </w:tc>
        <w:tc>
          <w:tcPr>
            <w:tcW w:w="1383" w:type="dxa"/>
            <w:tcBorders>
              <w:top w:val="single" w:sz="3" w:space="0" w:color="000000"/>
              <w:left w:val="single" w:sz="3" w:space="0" w:color="000000"/>
              <w:bottom w:val="single" w:sz="3" w:space="0" w:color="000000"/>
              <w:right w:val="single" w:sz="3" w:space="0" w:color="000000"/>
            </w:tcBorders>
          </w:tcPr>
          <w:p w14:paraId="2EFA9355" w14:textId="77777777" w:rsidR="00D92B39" w:rsidRDefault="00000000">
            <w:pPr>
              <w:spacing w:after="0" w:line="259" w:lineRule="auto"/>
              <w:ind w:firstLine="0"/>
              <w:jc w:val="left"/>
            </w:pPr>
            <w:r>
              <w:t>9 (10%)</w:t>
            </w:r>
          </w:p>
        </w:tc>
        <w:tc>
          <w:tcPr>
            <w:tcW w:w="1346" w:type="dxa"/>
            <w:tcBorders>
              <w:top w:val="single" w:sz="3" w:space="0" w:color="000000"/>
              <w:left w:val="single" w:sz="3" w:space="0" w:color="000000"/>
              <w:bottom w:val="single" w:sz="3" w:space="0" w:color="000000"/>
              <w:right w:val="single" w:sz="3" w:space="0" w:color="000000"/>
            </w:tcBorders>
          </w:tcPr>
          <w:p w14:paraId="5DF2E78A" w14:textId="77777777" w:rsidR="00D92B39" w:rsidRDefault="00000000">
            <w:pPr>
              <w:spacing w:after="0" w:line="259" w:lineRule="auto"/>
              <w:ind w:firstLine="0"/>
              <w:jc w:val="left"/>
            </w:pPr>
            <w:r>
              <w:t>6 (6.67%)</w:t>
            </w:r>
          </w:p>
        </w:tc>
      </w:tr>
    </w:tbl>
    <w:p w14:paraId="61CC2AB4" w14:textId="77777777" w:rsidR="00D92B39" w:rsidRDefault="00000000">
      <w:pPr>
        <w:spacing w:after="345"/>
        <w:ind w:left="-15" w:right="-15" w:firstLine="0"/>
      </w:pPr>
      <w:r>
        <w:t xml:space="preserve">co-occurence of monotonic and hormetic curves. As illustrated in Figure </w:t>
      </w:r>
      <w:r>
        <w:rPr>
          <w:color w:val="FF0000"/>
        </w:rPr>
        <w:t xml:space="preserve">6 </w:t>
      </w:r>
      <w:r>
        <w:t>below, the U-shaped curves could reveal hormetic dose responses with higher doses. Similarly, monotone curves could be hormetic with more data at lower doses. The time course assay for kidney cells, hek293-glo may also be suggestive of hormesis. Looking across all botanicals, there are many U-shaped curves detected alongside J-shape and/or monotone curves. Higher doses may reveal hormesis for in these kidney viability assays across many botanicals. Such chemicals and assays call for further investigation on expanded dose grid.</w:t>
      </w:r>
    </w:p>
    <w:p w14:paraId="708F342C" w14:textId="77777777" w:rsidR="00D92B39" w:rsidRDefault="00000000">
      <w:pPr>
        <w:pStyle w:val="Heading2"/>
        <w:spacing w:after="67"/>
        <w:ind w:left="-5"/>
      </w:pPr>
      <w:r>
        <w:t>Discussion</w:t>
      </w:r>
    </w:p>
    <w:p w14:paraId="40D174B2" w14:textId="77777777" w:rsidR="00D92B39" w:rsidRDefault="00000000">
      <w:pPr>
        <w:ind w:left="-15" w:right="-15" w:firstLine="0"/>
      </w:pPr>
      <w:r>
        <w:t>In this work we applied SHARP, a shape-based statistical test (</w:t>
      </w:r>
      <w:r>
        <w:rPr>
          <w:color w:val="FF0000"/>
        </w:rPr>
        <w:t>Yin et al. 2021</w:t>
      </w:r>
      <w:r>
        <w:t>), to automatically determine which botanical ingredient or constituent concentration response curves exhibit hormesis. The testing</w:t>
      </w:r>
    </w:p>
    <w:p w14:paraId="3E769C1E" w14:textId="77777777" w:rsidR="00D92B39" w:rsidRDefault="00000000">
      <w:pPr>
        <w:spacing w:after="0" w:line="259" w:lineRule="auto"/>
        <w:ind w:left="591" w:firstLine="0"/>
        <w:jc w:val="left"/>
      </w:pPr>
      <w:r>
        <w:rPr>
          <w:rFonts w:ascii="Arial" w:eastAsia="Arial" w:hAnsi="Arial" w:cs="Arial"/>
          <w:sz w:val="15"/>
        </w:rPr>
        <w:t>mixture−are−bla−p1_ratio</w:t>
      </w:r>
    </w:p>
    <w:p w14:paraId="6750015D" w14:textId="77777777" w:rsidR="00D92B39" w:rsidRDefault="00000000">
      <w:pPr>
        <w:spacing w:after="33" w:line="259" w:lineRule="auto"/>
        <w:ind w:left="216" w:firstLine="0"/>
        <w:jc w:val="left"/>
      </w:pPr>
      <w:r>
        <w:rPr>
          <w:noProof/>
        </w:rPr>
        <w:drawing>
          <wp:inline distT="0" distB="0" distL="0" distR="0" wp14:anchorId="3994968C" wp14:editId="14604DFB">
            <wp:extent cx="5056632" cy="3916680"/>
            <wp:effectExtent l="0" t="0" r="0" b="0"/>
            <wp:docPr id="61519" name="Picture 61519"/>
            <wp:cNvGraphicFramePr/>
            <a:graphic xmlns:a="http://schemas.openxmlformats.org/drawingml/2006/main">
              <a:graphicData uri="http://schemas.openxmlformats.org/drawingml/2006/picture">
                <pic:pic xmlns:pic="http://schemas.openxmlformats.org/drawingml/2006/picture">
                  <pic:nvPicPr>
                    <pic:cNvPr id="61519" name="Picture 61519"/>
                    <pic:cNvPicPr/>
                  </pic:nvPicPr>
                  <pic:blipFill>
                    <a:blip r:embed="rId22"/>
                    <a:stretch>
                      <a:fillRect/>
                    </a:stretch>
                  </pic:blipFill>
                  <pic:spPr>
                    <a:xfrm>
                      <a:off x="0" y="0"/>
                      <a:ext cx="5056632" cy="3916680"/>
                    </a:xfrm>
                    <a:prstGeom prst="rect">
                      <a:avLst/>
                    </a:prstGeom>
                  </pic:spPr>
                </pic:pic>
              </a:graphicData>
            </a:graphic>
          </wp:inline>
        </w:drawing>
      </w:r>
    </w:p>
    <w:p w14:paraId="03513E28" w14:textId="77777777" w:rsidR="00D92B39" w:rsidRDefault="00000000">
      <w:pPr>
        <w:spacing w:after="297" w:line="259" w:lineRule="auto"/>
        <w:ind w:right="920" w:firstLine="0"/>
        <w:jc w:val="center"/>
      </w:pPr>
      <w:r>
        <w:rPr>
          <w:rFonts w:ascii="Arial" w:eastAsia="Arial" w:hAnsi="Arial" w:cs="Arial"/>
          <w:sz w:val="13"/>
        </w:rPr>
        <w:t xml:space="preserve"> </w:t>
      </w:r>
    </w:p>
    <w:p w14:paraId="5ECA3130" w14:textId="77777777" w:rsidR="00D92B39" w:rsidRDefault="00000000">
      <w:pPr>
        <w:spacing w:after="447" w:line="251" w:lineRule="auto"/>
        <w:ind w:left="-5" w:hanging="10"/>
        <w:jc w:val="left"/>
      </w:pPr>
      <w:r>
        <w:rPr>
          <w:b/>
          <w:sz w:val="17"/>
        </w:rPr>
        <w:t xml:space="preserve">Figure 5. </w:t>
      </w:r>
      <w:r>
        <w:rPr>
          <w:sz w:val="17"/>
        </w:rPr>
        <w:t xml:space="preserve">SHARP p-value plot. Results across all shape statistics are plotted simultaneously, with the dotted line representing significance. The origin here represents a pvalue of 1 and the dotted lines intersect each axis at 0.05. The axis is linearly scaled so that the outer region corresponds to pvalues between (0, 0.05) and the inner box corresponds </w:t>
      </w:r>
      <w:r>
        <w:rPr>
          <w:sz w:val="17"/>
        </w:rPr>
        <w:lastRenderedPageBreak/>
        <w:t>to (0.05, 1). Since a shape cannot be both increasing and decreasing or concave and convex, only half a plane is needed for each p-value. The antioxidant response element (ARE) assay shows many hormetic chemicals, suggesting that ARE is a common pathway for hormesis.</w:t>
      </w:r>
    </w:p>
    <w:p w14:paraId="0DCDE22C" w14:textId="77777777" w:rsidR="00D92B39" w:rsidRDefault="00000000">
      <w:pPr>
        <w:ind w:left="-15" w:right="-15" w:firstLine="0"/>
      </w:pPr>
      <w:r>
        <w:t>procedure does not require specifying a parametric form for the dose response, which offers flexibility and avoids restrictions to very specialized formulas that allow for hormesis. Out of roughly 5000 dose response curves, we find about 500 that are significant for a J-shape, which we interpret as hormetic. This quantity of hormetic curves is in line with estimates of hormetic behaviors that are hidden in dose response repositories like Tox21.</w:t>
      </w:r>
    </w:p>
    <w:p w14:paraId="2E6A7366" w14:textId="77777777" w:rsidR="00D92B39" w:rsidRDefault="00000000">
      <w:pPr>
        <w:ind w:left="-15" w:right="-15"/>
      </w:pPr>
      <w:r>
        <w:t>Some of our identified hormetic pathways from the Tox21 data are consistent with existing literature. For example, the stress signaling assay for the antioxidant response element (ARE) pathway is commonly associated with hormesis (</w:t>
      </w:r>
      <w:r>
        <w:rPr>
          <w:color w:val="FF0000"/>
        </w:rPr>
        <w:t>Son et al. 2008</w:t>
      </w:r>
      <w:r>
        <w:t>) and was a hit for many botanicals. The aryl hydrocarbon</w:t>
      </w:r>
    </w:p>
    <w:p w14:paraId="44D9D97C" w14:textId="77777777" w:rsidR="00D92B39" w:rsidRDefault="00000000">
      <w:pPr>
        <w:spacing w:after="0" w:line="259" w:lineRule="auto"/>
        <w:ind w:left="882" w:firstLine="0"/>
        <w:jc w:val="left"/>
      </w:pPr>
      <w:r>
        <w:rPr>
          <w:rFonts w:ascii="Arial" w:eastAsia="Arial" w:hAnsi="Arial" w:cs="Arial"/>
          <w:sz w:val="17"/>
        </w:rPr>
        <w:t>Undetected hormesis</w:t>
      </w:r>
    </w:p>
    <w:p w14:paraId="7479442F" w14:textId="77777777" w:rsidR="00D92B39" w:rsidRDefault="00000000">
      <w:pPr>
        <w:spacing w:after="297" w:line="259" w:lineRule="auto"/>
        <w:ind w:left="486" w:firstLine="0"/>
        <w:jc w:val="left"/>
      </w:pPr>
      <w:r>
        <w:rPr>
          <w:noProof/>
          <w:sz w:val="22"/>
        </w:rPr>
        <mc:AlternateContent>
          <mc:Choice Requires="wpg">
            <w:drawing>
              <wp:inline distT="0" distB="0" distL="0" distR="0" wp14:anchorId="4D9C56D9" wp14:editId="01BC934F">
                <wp:extent cx="4611075" cy="2729483"/>
                <wp:effectExtent l="0" t="0" r="0" b="0"/>
                <wp:docPr id="56438" name="Group 56438"/>
                <wp:cNvGraphicFramePr/>
                <a:graphic xmlns:a="http://schemas.openxmlformats.org/drawingml/2006/main">
                  <a:graphicData uri="http://schemas.microsoft.com/office/word/2010/wordprocessingGroup">
                    <wpg:wgp>
                      <wpg:cNvGrpSpPr/>
                      <wpg:grpSpPr>
                        <a:xfrm>
                          <a:off x="0" y="0"/>
                          <a:ext cx="4611075" cy="2729483"/>
                          <a:chOff x="0" y="0"/>
                          <a:chExt cx="4611075" cy="2729483"/>
                        </a:xfrm>
                      </wpg:grpSpPr>
                      <wps:wsp>
                        <wps:cNvPr id="8868" name="Shape 8868"/>
                        <wps:cNvSpPr/>
                        <wps:spPr>
                          <a:xfrm>
                            <a:off x="251319" y="2464658"/>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69" name="Shape 8869"/>
                        <wps:cNvSpPr/>
                        <wps:spPr>
                          <a:xfrm>
                            <a:off x="251319" y="1942291"/>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0" name="Shape 8870"/>
                        <wps:cNvSpPr/>
                        <wps:spPr>
                          <a:xfrm>
                            <a:off x="251319" y="1420007"/>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1" name="Shape 8871"/>
                        <wps:cNvSpPr/>
                        <wps:spPr>
                          <a:xfrm>
                            <a:off x="251319" y="897722"/>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2" name="Shape 8872"/>
                        <wps:cNvSpPr/>
                        <wps:spPr>
                          <a:xfrm>
                            <a:off x="251319" y="375438"/>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3" name="Shape 8873"/>
                        <wps:cNvSpPr/>
                        <wps:spPr>
                          <a:xfrm>
                            <a:off x="841011"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4" name="Shape 8874"/>
                        <wps:cNvSpPr/>
                        <wps:spPr>
                          <a:xfrm>
                            <a:off x="1683522"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5" name="Shape 8875"/>
                        <wps:cNvSpPr/>
                        <wps:spPr>
                          <a:xfrm>
                            <a:off x="2526033"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6" name="Shape 8876"/>
                        <wps:cNvSpPr/>
                        <wps:spPr>
                          <a:xfrm>
                            <a:off x="3368462"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877" name="Shape 8877"/>
                        <wps:cNvSpPr/>
                        <wps:spPr>
                          <a:xfrm>
                            <a:off x="251319" y="2203516"/>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78" name="Shape 8878"/>
                        <wps:cNvSpPr/>
                        <wps:spPr>
                          <a:xfrm>
                            <a:off x="251319" y="1681149"/>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79" name="Shape 8879"/>
                        <wps:cNvSpPr/>
                        <wps:spPr>
                          <a:xfrm>
                            <a:off x="251319" y="1158865"/>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0" name="Shape 8880"/>
                        <wps:cNvSpPr/>
                        <wps:spPr>
                          <a:xfrm>
                            <a:off x="251319" y="636580"/>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1" name="Shape 8881"/>
                        <wps:cNvSpPr/>
                        <wps:spPr>
                          <a:xfrm>
                            <a:off x="251319" y="114214"/>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2" name="Shape 8882"/>
                        <wps:cNvSpPr/>
                        <wps:spPr>
                          <a:xfrm>
                            <a:off x="419838"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3" name="Shape 8883"/>
                        <wps:cNvSpPr/>
                        <wps:spPr>
                          <a:xfrm>
                            <a:off x="1262267"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4" name="Shape 8884"/>
                        <wps:cNvSpPr/>
                        <wps:spPr>
                          <a:xfrm>
                            <a:off x="2104778"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5" name="Shape 8885"/>
                        <wps:cNvSpPr/>
                        <wps:spPr>
                          <a:xfrm>
                            <a:off x="2947289"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6" name="Shape 8886"/>
                        <wps:cNvSpPr/>
                        <wps:spPr>
                          <a:xfrm>
                            <a:off x="3789717"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887" name="Shape 8887"/>
                        <wps:cNvSpPr/>
                        <wps:spPr>
                          <a:xfrm>
                            <a:off x="419838" y="114214"/>
                            <a:ext cx="3369879" cy="2218019"/>
                          </a:xfrm>
                          <a:custGeom>
                            <a:avLst/>
                            <a:gdLst/>
                            <a:ahLst/>
                            <a:cxnLst/>
                            <a:rect l="0" t="0" r="0" b="0"/>
                            <a:pathLst>
                              <a:path w="3369879" h="2218019">
                                <a:moveTo>
                                  <a:pt x="0" y="1044651"/>
                                </a:moveTo>
                                <a:lnTo>
                                  <a:pt x="33704" y="1535786"/>
                                </a:lnTo>
                                <a:lnTo>
                                  <a:pt x="67325" y="1712710"/>
                                </a:lnTo>
                                <a:lnTo>
                                  <a:pt x="101029" y="1834093"/>
                                </a:lnTo>
                                <a:lnTo>
                                  <a:pt x="134733" y="1925480"/>
                                </a:lnTo>
                                <a:lnTo>
                                  <a:pt x="168436" y="1996843"/>
                                </a:lnTo>
                                <a:lnTo>
                                  <a:pt x="202140" y="2053538"/>
                                </a:lnTo>
                                <a:lnTo>
                                  <a:pt x="235844" y="2098696"/>
                                </a:lnTo>
                                <a:lnTo>
                                  <a:pt x="269548" y="2134625"/>
                                </a:lnTo>
                                <a:lnTo>
                                  <a:pt x="303251" y="2162642"/>
                                </a:lnTo>
                                <a:lnTo>
                                  <a:pt x="336955" y="2184068"/>
                                </a:lnTo>
                                <a:lnTo>
                                  <a:pt x="370659" y="2199642"/>
                                </a:lnTo>
                                <a:lnTo>
                                  <a:pt x="404362" y="2210108"/>
                                </a:lnTo>
                                <a:lnTo>
                                  <a:pt x="438066" y="2216124"/>
                                </a:lnTo>
                                <a:lnTo>
                                  <a:pt x="471770" y="2218019"/>
                                </a:lnTo>
                                <a:lnTo>
                                  <a:pt x="505474" y="2216288"/>
                                </a:lnTo>
                                <a:lnTo>
                                  <a:pt x="539177" y="2211261"/>
                                </a:lnTo>
                                <a:lnTo>
                                  <a:pt x="572881" y="2203268"/>
                                </a:lnTo>
                                <a:lnTo>
                                  <a:pt x="606585" y="2192473"/>
                                </a:lnTo>
                                <a:lnTo>
                                  <a:pt x="640289" y="2179124"/>
                                </a:lnTo>
                                <a:lnTo>
                                  <a:pt x="673992" y="2163549"/>
                                </a:lnTo>
                                <a:lnTo>
                                  <a:pt x="707614" y="2145750"/>
                                </a:lnTo>
                                <a:lnTo>
                                  <a:pt x="741317" y="2126055"/>
                                </a:lnTo>
                                <a:lnTo>
                                  <a:pt x="775021" y="2104547"/>
                                </a:lnTo>
                                <a:lnTo>
                                  <a:pt x="808725" y="2081391"/>
                                </a:lnTo>
                                <a:lnTo>
                                  <a:pt x="842429" y="2056587"/>
                                </a:lnTo>
                                <a:lnTo>
                                  <a:pt x="876132" y="2030465"/>
                                </a:lnTo>
                                <a:lnTo>
                                  <a:pt x="909836" y="2003024"/>
                                </a:lnTo>
                                <a:lnTo>
                                  <a:pt x="943540" y="1974346"/>
                                </a:lnTo>
                                <a:lnTo>
                                  <a:pt x="977244" y="1944516"/>
                                </a:lnTo>
                                <a:lnTo>
                                  <a:pt x="1010947" y="1913696"/>
                                </a:lnTo>
                                <a:lnTo>
                                  <a:pt x="1044651" y="1881888"/>
                                </a:lnTo>
                                <a:lnTo>
                                  <a:pt x="1078355" y="1849255"/>
                                </a:lnTo>
                                <a:lnTo>
                                  <a:pt x="1112059" y="1815881"/>
                                </a:lnTo>
                                <a:lnTo>
                                  <a:pt x="1145762" y="1781683"/>
                                </a:lnTo>
                                <a:lnTo>
                                  <a:pt x="1179466" y="1746908"/>
                                </a:lnTo>
                                <a:lnTo>
                                  <a:pt x="1213170" y="1711556"/>
                                </a:lnTo>
                                <a:lnTo>
                                  <a:pt x="1246873" y="1675627"/>
                                </a:lnTo>
                                <a:lnTo>
                                  <a:pt x="1280577" y="1639287"/>
                                </a:lnTo>
                                <a:lnTo>
                                  <a:pt x="1314281" y="1602452"/>
                                </a:lnTo>
                                <a:lnTo>
                                  <a:pt x="1347902" y="1565287"/>
                                </a:lnTo>
                                <a:lnTo>
                                  <a:pt x="1381606" y="1527875"/>
                                </a:lnTo>
                                <a:lnTo>
                                  <a:pt x="1415310" y="1490133"/>
                                </a:lnTo>
                                <a:lnTo>
                                  <a:pt x="1449013" y="1452227"/>
                                </a:lnTo>
                                <a:lnTo>
                                  <a:pt x="1482717" y="1414156"/>
                                </a:lnTo>
                                <a:lnTo>
                                  <a:pt x="1516421" y="1375920"/>
                                </a:lnTo>
                                <a:lnTo>
                                  <a:pt x="1550125" y="1337601"/>
                                </a:lnTo>
                                <a:lnTo>
                                  <a:pt x="1583828" y="1299283"/>
                                </a:lnTo>
                                <a:lnTo>
                                  <a:pt x="1617532" y="1260965"/>
                                </a:lnTo>
                                <a:lnTo>
                                  <a:pt x="1651236" y="1222729"/>
                                </a:lnTo>
                                <a:lnTo>
                                  <a:pt x="1684940" y="1184492"/>
                                </a:lnTo>
                                <a:lnTo>
                                  <a:pt x="1718643" y="1146421"/>
                                </a:lnTo>
                                <a:lnTo>
                                  <a:pt x="1752347" y="1108515"/>
                                </a:lnTo>
                                <a:lnTo>
                                  <a:pt x="1786051" y="1070773"/>
                                </a:lnTo>
                                <a:lnTo>
                                  <a:pt x="1819755" y="1033196"/>
                                </a:lnTo>
                                <a:lnTo>
                                  <a:pt x="1853458" y="995949"/>
                                </a:lnTo>
                                <a:lnTo>
                                  <a:pt x="1887162" y="958949"/>
                                </a:lnTo>
                                <a:lnTo>
                                  <a:pt x="1920866" y="922279"/>
                                </a:lnTo>
                                <a:lnTo>
                                  <a:pt x="1954569" y="886021"/>
                                </a:lnTo>
                                <a:lnTo>
                                  <a:pt x="1988191" y="850010"/>
                                </a:lnTo>
                                <a:lnTo>
                                  <a:pt x="2021895" y="814493"/>
                                </a:lnTo>
                                <a:lnTo>
                                  <a:pt x="2055598" y="779388"/>
                                </a:lnTo>
                                <a:lnTo>
                                  <a:pt x="2089302" y="744778"/>
                                </a:lnTo>
                                <a:lnTo>
                                  <a:pt x="2123006" y="710580"/>
                                </a:lnTo>
                                <a:lnTo>
                                  <a:pt x="2156709" y="676959"/>
                                </a:lnTo>
                                <a:lnTo>
                                  <a:pt x="2190413" y="643832"/>
                                </a:lnTo>
                                <a:lnTo>
                                  <a:pt x="2224117" y="611282"/>
                                </a:lnTo>
                                <a:lnTo>
                                  <a:pt x="2257821" y="579391"/>
                                </a:lnTo>
                                <a:lnTo>
                                  <a:pt x="2291524" y="548077"/>
                                </a:lnTo>
                                <a:lnTo>
                                  <a:pt x="2325228" y="517340"/>
                                </a:lnTo>
                                <a:lnTo>
                                  <a:pt x="2358932" y="487344"/>
                                </a:lnTo>
                                <a:lnTo>
                                  <a:pt x="2392636" y="458008"/>
                                </a:lnTo>
                                <a:lnTo>
                                  <a:pt x="2426339" y="429413"/>
                                </a:lnTo>
                                <a:lnTo>
                                  <a:pt x="2460043" y="401478"/>
                                </a:lnTo>
                                <a:lnTo>
                                  <a:pt x="2493747" y="374367"/>
                                </a:lnTo>
                                <a:lnTo>
                                  <a:pt x="2527451" y="347997"/>
                                </a:lnTo>
                                <a:lnTo>
                                  <a:pt x="2561154" y="322452"/>
                                </a:lnTo>
                                <a:lnTo>
                                  <a:pt x="2594858" y="297730"/>
                                </a:lnTo>
                                <a:lnTo>
                                  <a:pt x="2628479" y="273832"/>
                                </a:lnTo>
                                <a:lnTo>
                                  <a:pt x="2662183" y="250841"/>
                                </a:lnTo>
                                <a:lnTo>
                                  <a:pt x="2695887" y="228674"/>
                                </a:lnTo>
                                <a:lnTo>
                                  <a:pt x="2729591" y="207414"/>
                                </a:lnTo>
                                <a:lnTo>
                                  <a:pt x="2763294" y="187142"/>
                                </a:lnTo>
                                <a:lnTo>
                                  <a:pt x="2796998" y="167777"/>
                                </a:lnTo>
                                <a:lnTo>
                                  <a:pt x="2830702" y="149318"/>
                                </a:lnTo>
                                <a:lnTo>
                                  <a:pt x="2864406" y="131848"/>
                                </a:lnTo>
                                <a:lnTo>
                                  <a:pt x="2898109" y="115450"/>
                                </a:lnTo>
                                <a:lnTo>
                                  <a:pt x="2931813" y="100040"/>
                                </a:lnTo>
                                <a:lnTo>
                                  <a:pt x="2965517" y="85619"/>
                                </a:lnTo>
                                <a:lnTo>
                                  <a:pt x="2999221" y="72269"/>
                                </a:lnTo>
                                <a:lnTo>
                                  <a:pt x="3032924" y="59991"/>
                                </a:lnTo>
                                <a:lnTo>
                                  <a:pt x="3066628" y="48866"/>
                                </a:lnTo>
                                <a:lnTo>
                                  <a:pt x="3100332" y="38813"/>
                                </a:lnTo>
                                <a:lnTo>
                                  <a:pt x="3134035" y="29831"/>
                                </a:lnTo>
                                <a:lnTo>
                                  <a:pt x="3167739" y="22002"/>
                                </a:lnTo>
                                <a:lnTo>
                                  <a:pt x="3201443" y="15410"/>
                                </a:lnTo>
                                <a:lnTo>
                                  <a:pt x="3235147" y="9888"/>
                                </a:lnTo>
                                <a:lnTo>
                                  <a:pt x="3268768" y="5603"/>
                                </a:lnTo>
                                <a:lnTo>
                                  <a:pt x="3302471" y="2554"/>
                                </a:lnTo>
                                <a:lnTo>
                                  <a:pt x="3336176" y="659"/>
                                </a:lnTo>
                                <a:lnTo>
                                  <a:pt x="3369879" y="0"/>
                                </a:lnTo>
                              </a:path>
                            </a:pathLst>
                          </a:custGeom>
                          <a:ln w="8817" cap="flat">
                            <a:round/>
                          </a:ln>
                        </wps:spPr>
                        <wps:style>
                          <a:lnRef idx="1">
                            <a:srgbClr val="000000"/>
                          </a:lnRef>
                          <a:fillRef idx="0">
                            <a:srgbClr val="000000">
                              <a:alpha val="0"/>
                            </a:srgbClr>
                          </a:fillRef>
                          <a:effectRef idx="0">
                            <a:scrgbClr r="0" g="0" b="0"/>
                          </a:effectRef>
                          <a:fontRef idx="none"/>
                        </wps:style>
                        <wps:bodyPr/>
                      </wps:wsp>
                      <wps:wsp>
                        <wps:cNvPr id="8888" name="Shape 8888"/>
                        <wps:cNvSpPr/>
                        <wps:spPr>
                          <a:xfrm>
                            <a:off x="403687" y="1147081"/>
                            <a:ext cx="32220" cy="32220"/>
                          </a:xfrm>
                          <a:custGeom>
                            <a:avLst/>
                            <a:gdLst/>
                            <a:ahLst/>
                            <a:cxnLst/>
                            <a:rect l="0" t="0" r="0" b="0"/>
                            <a:pathLst>
                              <a:path w="32220" h="32220">
                                <a:moveTo>
                                  <a:pt x="16151" y="0"/>
                                </a:moveTo>
                                <a:cubicBezTo>
                                  <a:pt x="24969" y="0"/>
                                  <a:pt x="32220" y="7252"/>
                                  <a:pt x="32220" y="16069"/>
                                </a:cubicBezTo>
                                <a:cubicBezTo>
                                  <a:pt x="32220" y="24969"/>
                                  <a:pt x="24969" y="32220"/>
                                  <a:pt x="16151" y="32220"/>
                                </a:cubicBezTo>
                                <a:cubicBezTo>
                                  <a:pt x="7252" y="32220"/>
                                  <a:pt x="0" y="24969"/>
                                  <a:pt x="0" y="16069"/>
                                </a:cubicBezTo>
                                <a:cubicBezTo>
                                  <a:pt x="0" y="7252"/>
                                  <a:pt x="7252"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89" name="Shape 8889"/>
                        <wps:cNvSpPr/>
                        <wps:spPr>
                          <a:xfrm>
                            <a:off x="500018" y="1815964"/>
                            <a:ext cx="32220" cy="32221"/>
                          </a:xfrm>
                          <a:custGeom>
                            <a:avLst/>
                            <a:gdLst/>
                            <a:ahLst/>
                            <a:cxnLst/>
                            <a:rect l="0" t="0" r="0" b="0"/>
                            <a:pathLst>
                              <a:path w="32220" h="32221">
                                <a:moveTo>
                                  <a:pt x="16069" y="0"/>
                                </a:moveTo>
                                <a:cubicBezTo>
                                  <a:pt x="24969" y="0"/>
                                  <a:pt x="32220" y="7252"/>
                                  <a:pt x="32220" y="16152"/>
                                </a:cubicBezTo>
                                <a:cubicBezTo>
                                  <a:pt x="32220" y="24969"/>
                                  <a:pt x="24969" y="32221"/>
                                  <a:pt x="16069" y="32221"/>
                                </a:cubicBezTo>
                                <a:cubicBezTo>
                                  <a:pt x="7252" y="32221"/>
                                  <a:pt x="0" y="24969"/>
                                  <a:pt x="0" y="16152"/>
                                </a:cubicBezTo>
                                <a:cubicBezTo>
                                  <a:pt x="0" y="7252"/>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0" name="Shape 8890"/>
                        <wps:cNvSpPr/>
                        <wps:spPr>
                          <a:xfrm>
                            <a:off x="596268" y="2243894"/>
                            <a:ext cx="32221" cy="32221"/>
                          </a:xfrm>
                          <a:custGeom>
                            <a:avLst/>
                            <a:gdLst/>
                            <a:ahLst/>
                            <a:cxnLst/>
                            <a:rect l="0" t="0" r="0" b="0"/>
                            <a:pathLst>
                              <a:path w="32221" h="32221">
                                <a:moveTo>
                                  <a:pt x="16069" y="0"/>
                                </a:moveTo>
                                <a:cubicBezTo>
                                  <a:pt x="24969" y="0"/>
                                  <a:pt x="32221" y="7251"/>
                                  <a:pt x="32221" y="16069"/>
                                </a:cubicBezTo>
                                <a:cubicBezTo>
                                  <a:pt x="32221" y="24969"/>
                                  <a:pt x="24969" y="32221"/>
                                  <a:pt x="16069" y="32221"/>
                                </a:cubicBezTo>
                                <a:cubicBezTo>
                                  <a:pt x="7252" y="32221"/>
                                  <a:pt x="0" y="24969"/>
                                  <a:pt x="0" y="16069"/>
                                </a:cubicBezTo>
                                <a:cubicBezTo>
                                  <a:pt x="0" y="7251"/>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1" name="Shape 8891"/>
                        <wps:cNvSpPr/>
                        <wps:spPr>
                          <a:xfrm>
                            <a:off x="692517" y="2235077"/>
                            <a:ext cx="32221" cy="32221"/>
                          </a:xfrm>
                          <a:custGeom>
                            <a:avLst/>
                            <a:gdLst/>
                            <a:ahLst/>
                            <a:cxnLst/>
                            <a:rect l="0" t="0" r="0" b="0"/>
                            <a:pathLst>
                              <a:path w="32221" h="32221">
                                <a:moveTo>
                                  <a:pt x="16151" y="0"/>
                                </a:moveTo>
                                <a:cubicBezTo>
                                  <a:pt x="24969" y="0"/>
                                  <a:pt x="32221" y="7251"/>
                                  <a:pt x="32221" y="16151"/>
                                </a:cubicBezTo>
                                <a:cubicBezTo>
                                  <a:pt x="32221" y="24969"/>
                                  <a:pt x="24969" y="32221"/>
                                  <a:pt x="16151" y="32221"/>
                                </a:cubicBezTo>
                                <a:cubicBezTo>
                                  <a:pt x="7252" y="32221"/>
                                  <a:pt x="0" y="24969"/>
                                  <a:pt x="0" y="16151"/>
                                </a:cubicBezTo>
                                <a:cubicBezTo>
                                  <a:pt x="0" y="7251"/>
                                  <a:pt x="7252"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2" name="Shape 8892"/>
                        <wps:cNvSpPr/>
                        <wps:spPr>
                          <a:xfrm>
                            <a:off x="788849" y="2382500"/>
                            <a:ext cx="32221" cy="32221"/>
                          </a:xfrm>
                          <a:custGeom>
                            <a:avLst/>
                            <a:gdLst/>
                            <a:ahLst/>
                            <a:cxnLst/>
                            <a:rect l="0" t="0" r="0" b="0"/>
                            <a:pathLst>
                              <a:path w="32221" h="32221">
                                <a:moveTo>
                                  <a:pt x="16069" y="0"/>
                                </a:moveTo>
                                <a:cubicBezTo>
                                  <a:pt x="24969" y="0"/>
                                  <a:pt x="32221" y="7252"/>
                                  <a:pt x="32221" y="16151"/>
                                </a:cubicBezTo>
                                <a:cubicBezTo>
                                  <a:pt x="32221" y="24969"/>
                                  <a:pt x="24969" y="32221"/>
                                  <a:pt x="16069" y="32221"/>
                                </a:cubicBezTo>
                                <a:cubicBezTo>
                                  <a:pt x="7251" y="32221"/>
                                  <a:pt x="0" y="24969"/>
                                  <a:pt x="0" y="16151"/>
                                </a:cubicBezTo>
                                <a:cubicBezTo>
                                  <a:pt x="0" y="7252"/>
                                  <a:pt x="7251"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3" name="Shape 8893"/>
                        <wps:cNvSpPr/>
                        <wps:spPr>
                          <a:xfrm>
                            <a:off x="885098" y="2330090"/>
                            <a:ext cx="32221" cy="32221"/>
                          </a:xfrm>
                          <a:custGeom>
                            <a:avLst/>
                            <a:gdLst/>
                            <a:ahLst/>
                            <a:cxnLst/>
                            <a:rect l="0" t="0" r="0" b="0"/>
                            <a:pathLst>
                              <a:path w="32221" h="32221">
                                <a:moveTo>
                                  <a:pt x="16152" y="0"/>
                                </a:moveTo>
                                <a:cubicBezTo>
                                  <a:pt x="24969" y="0"/>
                                  <a:pt x="32221" y="7251"/>
                                  <a:pt x="32221" y="16069"/>
                                </a:cubicBezTo>
                                <a:cubicBezTo>
                                  <a:pt x="32221" y="24969"/>
                                  <a:pt x="24969" y="32221"/>
                                  <a:pt x="16152" y="32221"/>
                                </a:cubicBezTo>
                                <a:cubicBezTo>
                                  <a:pt x="7252" y="32221"/>
                                  <a:pt x="0" y="24969"/>
                                  <a:pt x="0" y="16069"/>
                                </a:cubicBezTo>
                                <a:cubicBezTo>
                                  <a:pt x="0" y="7251"/>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4" name="Shape 8894"/>
                        <wps:cNvSpPr/>
                        <wps:spPr>
                          <a:xfrm>
                            <a:off x="981430" y="2235571"/>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2" y="32220"/>
                                  <a:pt x="0" y="24969"/>
                                  <a:pt x="0" y="16069"/>
                                </a:cubicBezTo>
                                <a:cubicBezTo>
                                  <a:pt x="0" y="7251"/>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5" name="Shape 8895"/>
                        <wps:cNvSpPr/>
                        <wps:spPr>
                          <a:xfrm>
                            <a:off x="1077679" y="2228567"/>
                            <a:ext cx="32220" cy="32221"/>
                          </a:xfrm>
                          <a:custGeom>
                            <a:avLst/>
                            <a:gdLst/>
                            <a:ahLst/>
                            <a:cxnLst/>
                            <a:rect l="0" t="0" r="0" b="0"/>
                            <a:pathLst>
                              <a:path w="32220" h="32221">
                                <a:moveTo>
                                  <a:pt x="16152" y="0"/>
                                </a:moveTo>
                                <a:cubicBezTo>
                                  <a:pt x="24969" y="0"/>
                                  <a:pt x="32220" y="7251"/>
                                  <a:pt x="32220" y="16069"/>
                                </a:cubicBezTo>
                                <a:cubicBezTo>
                                  <a:pt x="32220" y="24969"/>
                                  <a:pt x="24969" y="32221"/>
                                  <a:pt x="16152" y="32221"/>
                                </a:cubicBezTo>
                                <a:cubicBezTo>
                                  <a:pt x="7252" y="32221"/>
                                  <a:pt x="0" y="24969"/>
                                  <a:pt x="0" y="16069"/>
                                </a:cubicBezTo>
                                <a:cubicBezTo>
                                  <a:pt x="0" y="7251"/>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6" name="Shape 8896"/>
                        <wps:cNvSpPr/>
                        <wps:spPr>
                          <a:xfrm>
                            <a:off x="1173928" y="2187446"/>
                            <a:ext cx="32221" cy="32221"/>
                          </a:xfrm>
                          <a:custGeom>
                            <a:avLst/>
                            <a:gdLst/>
                            <a:ahLst/>
                            <a:cxnLst/>
                            <a:rect l="0" t="0" r="0" b="0"/>
                            <a:pathLst>
                              <a:path w="32221" h="32221">
                                <a:moveTo>
                                  <a:pt x="16151" y="0"/>
                                </a:moveTo>
                                <a:cubicBezTo>
                                  <a:pt x="24969" y="0"/>
                                  <a:pt x="32221" y="7252"/>
                                  <a:pt x="32221" y="16069"/>
                                </a:cubicBezTo>
                                <a:cubicBezTo>
                                  <a:pt x="32221" y="24969"/>
                                  <a:pt x="24969" y="32221"/>
                                  <a:pt x="16151" y="32221"/>
                                </a:cubicBezTo>
                                <a:cubicBezTo>
                                  <a:pt x="7252" y="32221"/>
                                  <a:pt x="0" y="24969"/>
                                  <a:pt x="0" y="16069"/>
                                </a:cubicBezTo>
                                <a:cubicBezTo>
                                  <a:pt x="0" y="7252"/>
                                  <a:pt x="7252"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7" name="Shape 8897"/>
                        <wps:cNvSpPr/>
                        <wps:spPr>
                          <a:xfrm>
                            <a:off x="1270260" y="2165444"/>
                            <a:ext cx="32220" cy="32221"/>
                          </a:xfrm>
                          <a:custGeom>
                            <a:avLst/>
                            <a:gdLst/>
                            <a:ahLst/>
                            <a:cxnLst/>
                            <a:rect l="0" t="0" r="0" b="0"/>
                            <a:pathLst>
                              <a:path w="32220" h="32221">
                                <a:moveTo>
                                  <a:pt x="16069" y="0"/>
                                </a:moveTo>
                                <a:cubicBezTo>
                                  <a:pt x="24969" y="0"/>
                                  <a:pt x="32220" y="7252"/>
                                  <a:pt x="32220" y="16151"/>
                                </a:cubicBezTo>
                                <a:cubicBezTo>
                                  <a:pt x="32220" y="24969"/>
                                  <a:pt x="24969" y="32221"/>
                                  <a:pt x="16069" y="32221"/>
                                </a:cubicBezTo>
                                <a:cubicBezTo>
                                  <a:pt x="7251" y="32221"/>
                                  <a:pt x="0" y="24969"/>
                                  <a:pt x="0" y="16151"/>
                                </a:cubicBezTo>
                                <a:cubicBezTo>
                                  <a:pt x="0" y="7252"/>
                                  <a:pt x="7251"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8" name="Shape 8898"/>
                        <wps:cNvSpPr/>
                        <wps:spPr>
                          <a:xfrm>
                            <a:off x="1366509" y="2114271"/>
                            <a:ext cx="32221" cy="32221"/>
                          </a:xfrm>
                          <a:custGeom>
                            <a:avLst/>
                            <a:gdLst/>
                            <a:ahLst/>
                            <a:cxnLst/>
                            <a:rect l="0" t="0" r="0" b="0"/>
                            <a:pathLst>
                              <a:path w="32221" h="32221">
                                <a:moveTo>
                                  <a:pt x="16152" y="0"/>
                                </a:moveTo>
                                <a:cubicBezTo>
                                  <a:pt x="24969" y="0"/>
                                  <a:pt x="32221" y="7252"/>
                                  <a:pt x="32221" y="16151"/>
                                </a:cubicBezTo>
                                <a:cubicBezTo>
                                  <a:pt x="32221" y="24969"/>
                                  <a:pt x="24969" y="32221"/>
                                  <a:pt x="16152" y="32221"/>
                                </a:cubicBezTo>
                                <a:cubicBezTo>
                                  <a:pt x="7252" y="32221"/>
                                  <a:pt x="0" y="24969"/>
                                  <a:pt x="0" y="16151"/>
                                </a:cubicBezTo>
                                <a:cubicBezTo>
                                  <a:pt x="0" y="7252"/>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899" name="Shape 8899"/>
                        <wps:cNvSpPr/>
                        <wps:spPr>
                          <a:xfrm>
                            <a:off x="1462841" y="2011841"/>
                            <a:ext cx="32221" cy="32221"/>
                          </a:xfrm>
                          <a:custGeom>
                            <a:avLst/>
                            <a:gdLst/>
                            <a:ahLst/>
                            <a:cxnLst/>
                            <a:rect l="0" t="0" r="0" b="0"/>
                            <a:pathLst>
                              <a:path w="32221" h="32221">
                                <a:moveTo>
                                  <a:pt x="16069" y="0"/>
                                </a:moveTo>
                                <a:cubicBezTo>
                                  <a:pt x="24969" y="0"/>
                                  <a:pt x="32221" y="7252"/>
                                  <a:pt x="32221" y="16069"/>
                                </a:cubicBezTo>
                                <a:cubicBezTo>
                                  <a:pt x="32221" y="24969"/>
                                  <a:pt x="24969" y="32221"/>
                                  <a:pt x="16069" y="32221"/>
                                </a:cubicBezTo>
                                <a:cubicBezTo>
                                  <a:pt x="7252" y="32221"/>
                                  <a:pt x="0" y="24969"/>
                                  <a:pt x="0" y="16069"/>
                                </a:cubicBezTo>
                                <a:cubicBezTo>
                                  <a:pt x="0" y="7252"/>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00" name="Shape 8900"/>
                        <wps:cNvSpPr/>
                        <wps:spPr>
                          <a:xfrm>
                            <a:off x="1559090" y="1867632"/>
                            <a:ext cx="32221" cy="32221"/>
                          </a:xfrm>
                          <a:custGeom>
                            <a:avLst/>
                            <a:gdLst/>
                            <a:ahLst/>
                            <a:cxnLst/>
                            <a:rect l="0" t="0" r="0" b="0"/>
                            <a:pathLst>
                              <a:path w="32221" h="32221">
                                <a:moveTo>
                                  <a:pt x="16152" y="0"/>
                                </a:moveTo>
                                <a:cubicBezTo>
                                  <a:pt x="24969" y="0"/>
                                  <a:pt x="32221" y="7252"/>
                                  <a:pt x="32221" y="16152"/>
                                </a:cubicBezTo>
                                <a:cubicBezTo>
                                  <a:pt x="32221" y="24969"/>
                                  <a:pt x="24969" y="32221"/>
                                  <a:pt x="16152" y="32221"/>
                                </a:cubicBezTo>
                                <a:cubicBezTo>
                                  <a:pt x="7252" y="32221"/>
                                  <a:pt x="0" y="24969"/>
                                  <a:pt x="0" y="16152"/>
                                </a:cubicBezTo>
                                <a:cubicBezTo>
                                  <a:pt x="0" y="7252"/>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01" name="Shape 8901"/>
                        <wps:cNvSpPr/>
                        <wps:spPr>
                          <a:xfrm>
                            <a:off x="1655422" y="1799071"/>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2" y="32220"/>
                                  <a:pt x="0" y="24969"/>
                                  <a:pt x="0" y="16069"/>
                                </a:cubicBezTo>
                                <a:cubicBezTo>
                                  <a:pt x="0" y="7251"/>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02" name="Shape 8902"/>
                        <wps:cNvSpPr/>
                        <wps:spPr>
                          <a:xfrm>
                            <a:off x="1751671" y="1706447"/>
                            <a:ext cx="32221" cy="32220"/>
                          </a:xfrm>
                          <a:custGeom>
                            <a:avLst/>
                            <a:gdLst/>
                            <a:ahLst/>
                            <a:cxnLst/>
                            <a:rect l="0" t="0" r="0" b="0"/>
                            <a:pathLst>
                              <a:path w="32221" h="32220">
                                <a:moveTo>
                                  <a:pt x="16069" y="0"/>
                                </a:moveTo>
                                <a:cubicBezTo>
                                  <a:pt x="24969" y="0"/>
                                  <a:pt x="32221" y="7252"/>
                                  <a:pt x="32221" y="16069"/>
                                </a:cubicBezTo>
                                <a:cubicBezTo>
                                  <a:pt x="32221" y="24969"/>
                                  <a:pt x="24969" y="32220"/>
                                  <a:pt x="16069" y="32220"/>
                                </a:cubicBezTo>
                                <a:cubicBezTo>
                                  <a:pt x="7251" y="32220"/>
                                  <a:pt x="0" y="24969"/>
                                  <a:pt x="0" y="16069"/>
                                </a:cubicBezTo>
                                <a:cubicBezTo>
                                  <a:pt x="0" y="7252"/>
                                  <a:pt x="7251"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03" name="Shape 8903"/>
                        <wps:cNvSpPr/>
                        <wps:spPr>
                          <a:xfrm>
                            <a:off x="2088626" y="1403773"/>
                            <a:ext cx="32221" cy="32221"/>
                          </a:xfrm>
                          <a:custGeom>
                            <a:avLst/>
                            <a:gdLst/>
                            <a:ahLst/>
                            <a:cxnLst/>
                            <a:rect l="0" t="0" r="0" b="0"/>
                            <a:pathLst>
                              <a:path w="32221" h="32221">
                                <a:moveTo>
                                  <a:pt x="16151" y="0"/>
                                </a:moveTo>
                                <a:cubicBezTo>
                                  <a:pt x="24969" y="0"/>
                                  <a:pt x="32221" y="7252"/>
                                  <a:pt x="32221" y="16151"/>
                                </a:cubicBezTo>
                                <a:cubicBezTo>
                                  <a:pt x="32221" y="24969"/>
                                  <a:pt x="24969" y="32221"/>
                                  <a:pt x="16151" y="32221"/>
                                </a:cubicBezTo>
                                <a:cubicBezTo>
                                  <a:pt x="7251" y="32221"/>
                                  <a:pt x="0" y="24969"/>
                                  <a:pt x="0" y="16151"/>
                                </a:cubicBezTo>
                                <a:cubicBezTo>
                                  <a:pt x="0" y="7252"/>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04" name="Shape 8904"/>
                        <wps:cNvSpPr/>
                        <wps:spPr>
                          <a:xfrm>
                            <a:off x="2160896" y="1184410"/>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1" y="32220"/>
                                  <a:pt x="0" y="24969"/>
                                  <a:pt x="0" y="16069"/>
                                </a:cubicBezTo>
                                <a:cubicBezTo>
                                  <a:pt x="0" y="7251"/>
                                  <a:pt x="7251"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05" name="Shape 8905"/>
                        <wps:cNvSpPr/>
                        <wps:spPr>
                          <a:xfrm>
                            <a:off x="2233083" y="1094424"/>
                            <a:ext cx="32221" cy="32220"/>
                          </a:xfrm>
                          <a:custGeom>
                            <a:avLst/>
                            <a:gdLst/>
                            <a:ahLst/>
                            <a:cxnLst/>
                            <a:rect l="0" t="0" r="0" b="0"/>
                            <a:pathLst>
                              <a:path w="32221" h="32220">
                                <a:moveTo>
                                  <a:pt x="16151" y="0"/>
                                </a:moveTo>
                                <a:cubicBezTo>
                                  <a:pt x="24969" y="0"/>
                                  <a:pt x="32221" y="7251"/>
                                  <a:pt x="32221" y="16069"/>
                                </a:cubicBezTo>
                                <a:cubicBezTo>
                                  <a:pt x="32221" y="24969"/>
                                  <a:pt x="24969" y="32220"/>
                                  <a:pt x="16151" y="32220"/>
                                </a:cubicBezTo>
                                <a:cubicBezTo>
                                  <a:pt x="7251" y="32220"/>
                                  <a:pt x="0" y="24969"/>
                                  <a:pt x="0" y="16069"/>
                                </a:cubicBezTo>
                                <a:cubicBezTo>
                                  <a:pt x="0" y="7251"/>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06" name="Shape 8906"/>
                        <wps:cNvSpPr/>
                        <wps:spPr>
                          <a:xfrm>
                            <a:off x="2305270" y="1003613"/>
                            <a:ext cx="32221" cy="32221"/>
                          </a:xfrm>
                          <a:custGeom>
                            <a:avLst/>
                            <a:gdLst/>
                            <a:ahLst/>
                            <a:cxnLst/>
                            <a:rect l="0" t="0" r="0" b="0"/>
                            <a:pathLst>
                              <a:path w="32221" h="32221">
                                <a:moveTo>
                                  <a:pt x="16151" y="0"/>
                                </a:moveTo>
                                <a:cubicBezTo>
                                  <a:pt x="24969" y="0"/>
                                  <a:pt x="32221" y="7252"/>
                                  <a:pt x="32221" y="16069"/>
                                </a:cubicBezTo>
                                <a:cubicBezTo>
                                  <a:pt x="32221" y="24969"/>
                                  <a:pt x="24969" y="32221"/>
                                  <a:pt x="16151" y="32221"/>
                                </a:cubicBezTo>
                                <a:cubicBezTo>
                                  <a:pt x="7251" y="32221"/>
                                  <a:pt x="0" y="24969"/>
                                  <a:pt x="0" y="16069"/>
                                </a:cubicBezTo>
                                <a:cubicBezTo>
                                  <a:pt x="0" y="7252"/>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07" name="Shape 8907"/>
                        <wps:cNvSpPr/>
                        <wps:spPr>
                          <a:xfrm>
                            <a:off x="2377539" y="855943"/>
                            <a:ext cx="32221" cy="32221"/>
                          </a:xfrm>
                          <a:custGeom>
                            <a:avLst/>
                            <a:gdLst/>
                            <a:ahLst/>
                            <a:cxnLst/>
                            <a:rect l="0" t="0" r="0" b="0"/>
                            <a:pathLst>
                              <a:path w="32221" h="32221">
                                <a:moveTo>
                                  <a:pt x="16069" y="0"/>
                                </a:moveTo>
                                <a:cubicBezTo>
                                  <a:pt x="24969" y="0"/>
                                  <a:pt x="32221" y="7252"/>
                                  <a:pt x="32221" y="16152"/>
                                </a:cubicBezTo>
                                <a:cubicBezTo>
                                  <a:pt x="32221" y="24969"/>
                                  <a:pt x="24969" y="32221"/>
                                  <a:pt x="16069" y="32221"/>
                                </a:cubicBezTo>
                                <a:cubicBezTo>
                                  <a:pt x="7251" y="32221"/>
                                  <a:pt x="0" y="24969"/>
                                  <a:pt x="0" y="16152"/>
                                </a:cubicBezTo>
                                <a:cubicBezTo>
                                  <a:pt x="0" y="7252"/>
                                  <a:pt x="7251"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08" name="Shape 8908"/>
                        <wps:cNvSpPr/>
                        <wps:spPr>
                          <a:xfrm>
                            <a:off x="2449726" y="857673"/>
                            <a:ext cx="32221" cy="32221"/>
                          </a:xfrm>
                          <a:custGeom>
                            <a:avLst/>
                            <a:gdLst/>
                            <a:ahLst/>
                            <a:cxnLst/>
                            <a:rect l="0" t="0" r="0" b="0"/>
                            <a:pathLst>
                              <a:path w="32221" h="32221">
                                <a:moveTo>
                                  <a:pt x="16151" y="0"/>
                                </a:moveTo>
                                <a:cubicBezTo>
                                  <a:pt x="24969" y="0"/>
                                  <a:pt x="32221" y="7252"/>
                                  <a:pt x="32221" y="16152"/>
                                </a:cubicBezTo>
                                <a:cubicBezTo>
                                  <a:pt x="32221" y="24969"/>
                                  <a:pt x="24969" y="32221"/>
                                  <a:pt x="16151" y="32221"/>
                                </a:cubicBezTo>
                                <a:cubicBezTo>
                                  <a:pt x="7251" y="32221"/>
                                  <a:pt x="0" y="24969"/>
                                  <a:pt x="0" y="16152"/>
                                </a:cubicBezTo>
                                <a:cubicBezTo>
                                  <a:pt x="0" y="7252"/>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09" name="Shape 8909"/>
                        <wps:cNvSpPr/>
                        <wps:spPr>
                          <a:xfrm>
                            <a:off x="2521913" y="756810"/>
                            <a:ext cx="32221" cy="32220"/>
                          </a:xfrm>
                          <a:custGeom>
                            <a:avLst/>
                            <a:gdLst/>
                            <a:ahLst/>
                            <a:cxnLst/>
                            <a:rect l="0" t="0" r="0" b="0"/>
                            <a:pathLst>
                              <a:path w="32221" h="32220">
                                <a:moveTo>
                                  <a:pt x="16152" y="0"/>
                                </a:moveTo>
                                <a:cubicBezTo>
                                  <a:pt x="24969" y="0"/>
                                  <a:pt x="32221" y="7251"/>
                                  <a:pt x="32221" y="16069"/>
                                </a:cubicBezTo>
                                <a:cubicBezTo>
                                  <a:pt x="32221" y="24969"/>
                                  <a:pt x="24969" y="32220"/>
                                  <a:pt x="16152" y="32220"/>
                                </a:cubicBezTo>
                                <a:cubicBezTo>
                                  <a:pt x="7252" y="32220"/>
                                  <a:pt x="0" y="24969"/>
                                  <a:pt x="0" y="16069"/>
                                </a:cubicBezTo>
                                <a:cubicBezTo>
                                  <a:pt x="0" y="7251"/>
                                  <a:pt x="7252" y="0"/>
                                  <a:pt x="16152"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0" name="Shape 8910"/>
                        <wps:cNvSpPr/>
                        <wps:spPr>
                          <a:xfrm>
                            <a:off x="2594182" y="768017"/>
                            <a:ext cx="32221" cy="32220"/>
                          </a:xfrm>
                          <a:custGeom>
                            <a:avLst/>
                            <a:gdLst/>
                            <a:ahLst/>
                            <a:cxnLst/>
                            <a:rect l="0" t="0" r="0" b="0"/>
                            <a:pathLst>
                              <a:path w="32221" h="32220">
                                <a:moveTo>
                                  <a:pt x="16069" y="0"/>
                                </a:moveTo>
                                <a:cubicBezTo>
                                  <a:pt x="24969" y="0"/>
                                  <a:pt x="32221" y="7251"/>
                                  <a:pt x="32221" y="16151"/>
                                </a:cubicBezTo>
                                <a:cubicBezTo>
                                  <a:pt x="32221" y="24969"/>
                                  <a:pt x="24969" y="32220"/>
                                  <a:pt x="16069" y="32220"/>
                                </a:cubicBezTo>
                                <a:cubicBezTo>
                                  <a:pt x="7251" y="32220"/>
                                  <a:pt x="0" y="24969"/>
                                  <a:pt x="0" y="16151"/>
                                </a:cubicBezTo>
                                <a:cubicBezTo>
                                  <a:pt x="0" y="7251"/>
                                  <a:pt x="7251"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1" name="Shape 8911"/>
                        <wps:cNvSpPr/>
                        <wps:spPr>
                          <a:xfrm>
                            <a:off x="2666369" y="669048"/>
                            <a:ext cx="32221" cy="32221"/>
                          </a:xfrm>
                          <a:custGeom>
                            <a:avLst/>
                            <a:gdLst/>
                            <a:ahLst/>
                            <a:cxnLst/>
                            <a:rect l="0" t="0" r="0" b="0"/>
                            <a:pathLst>
                              <a:path w="32221" h="32221">
                                <a:moveTo>
                                  <a:pt x="16069" y="0"/>
                                </a:moveTo>
                                <a:cubicBezTo>
                                  <a:pt x="24969" y="0"/>
                                  <a:pt x="32221" y="7252"/>
                                  <a:pt x="32221" y="16152"/>
                                </a:cubicBezTo>
                                <a:cubicBezTo>
                                  <a:pt x="32221" y="24969"/>
                                  <a:pt x="24969" y="32221"/>
                                  <a:pt x="16069" y="32221"/>
                                </a:cubicBezTo>
                                <a:cubicBezTo>
                                  <a:pt x="7252" y="32221"/>
                                  <a:pt x="0" y="24969"/>
                                  <a:pt x="0" y="16152"/>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2" name="Shape 8912"/>
                        <wps:cNvSpPr/>
                        <wps:spPr>
                          <a:xfrm>
                            <a:off x="2738556" y="585159"/>
                            <a:ext cx="32221" cy="32221"/>
                          </a:xfrm>
                          <a:custGeom>
                            <a:avLst/>
                            <a:gdLst/>
                            <a:ahLst/>
                            <a:cxnLst/>
                            <a:rect l="0" t="0" r="0" b="0"/>
                            <a:pathLst>
                              <a:path w="32221" h="32221">
                                <a:moveTo>
                                  <a:pt x="16151" y="0"/>
                                </a:moveTo>
                                <a:cubicBezTo>
                                  <a:pt x="24969" y="0"/>
                                  <a:pt x="32221" y="7252"/>
                                  <a:pt x="32221" y="16151"/>
                                </a:cubicBezTo>
                                <a:cubicBezTo>
                                  <a:pt x="32221" y="24969"/>
                                  <a:pt x="24969" y="32221"/>
                                  <a:pt x="16151" y="32221"/>
                                </a:cubicBezTo>
                                <a:cubicBezTo>
                                  <a:pt x="7252" y="32221"/>
                                  <a:pt x="0" y="24969"/>
                                  <a:pt x="0" y="16151"/>
                                </a:cubicBezTo>
                                <a:cubicBezTo>
                                  <a:pt x="0" y="7252"/>
                                  <a:pt x="7252"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3" name="Shape 8913"/>
                        <wps:cNvSpPr/>
                        <wps:spPr>
                          <a:xfrm>
                            <a:off x="2810825" y="520142"/>
                            <a:ext cx="32221" cy="32220"/>
                          </a:xfrm>
                          <a:custGeom>
                            <a:avLst/>
                            <a:gdLst/>
                            <a:ahLst/>
                            <a:cxnLst/>
                            <a:rect l="0" t="0" r="0" b="0"/>
                            <a:pathLst>
                              <a:path w="32221" h="32220">
                                <a:moveTo>
                                  <a:pt x="16069" y="0"/>
                                </a:moveTo>
                                <a:cubicBezTo>
                                  <a:pt x="24969" y="0"/>
                                  <a:pt x="32221" y="7252"/>
                                  <a:pt x="32221" y="16152"/>
                                </a:cubicBezTo>
                                <a:cubicBezTo>
                                  <a:pt x="32221" y="24969"/>
                                  <a:pt x="24969" y="32220"/>
                                  <a:pt x="16069" y="32220"/>
                                </a:cubicBezTo>
                                <a:cubicBezTo>
                                  <a:pt x="7252" y="32220"/>
                                  <a:pt x="0" y="24969"/>
                                  <a:pt x="0" y="16152"/>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4" name="Shape 8914"/>
                        <wps:cNvSpPr/>
                        <wps:spPr>
                          <a:xfrm>
                            <a:off x="2883013" y="356815"/>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2" y="32220"/>
                                  <a:pt x="0" y="24969"/>
                                  <a:pt x="0" y="16069"/>
                                </a:cubicBezTo>
                                <a:cubicBezTo>
                                  <a:pt x="0" y="7251"/>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5" name="Shape 8915"/>
                        <wps:cNvSpPr/>
                        <wps:spPr>
                          <a:xfrm>
                            <a:off x="2955200" y="465754"/>
                            <a:ext cx="32221" cy="32220"/>
                          </a:xfrm>
                          <a:custGeom>
                            <a:avLst/>
                            <a:gdLst/>
                            <a:ahLst/>
                            <a:cxnLst/>
                            <a:rect l="0" t="0" r="0" b="0"/>
                            <a:pathLst>
                              <a:path w="32221" h="32220">
                                <a:moveTo>
                                  <a:pt x="16151" y="0"/>
                                </a:moveTo>
                                <a:cubicBezTo>
                                  <a:pt x="24969" y="0"/>
                                  <a:pt x="32221" y="7251"/>
                                  <a:pt x="32221" y="16069"/>
                                </a:cubicBezTo>
                                <a:cubicBezTo>
                                  <a:pt x="32221" y="24969"/>
                                  <a:pt x="24969" y="32220"/>
                                  <a:pt x="16151" y="32220"/>
                                </a:cubicBezTo>
                                <a:cubicBezTo>
                                  <a:pt x="7252" y="32220"/>
                                  <a:pt x="0" y="24969"/>
                                  <a:pt x="0" y="16069"/>
                                </a:cubicBezTo>
                                <a:cubicBezTo>
                                  <a:pt x="0" y="7251"/>
                                  <a:pt x="7252"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6" name="Shape 8916"/>
                        <wps:cNvSpPr/>
                        <wps:spPr>
                          <a:xfrm>
                            <a:off x="3027469" y="335801"/>
                            <a:ext cx="32221" cy="32221"/>
                          </a:xfrm>
                          <a:custGeom>
                            <a:avLst/>
                            <a:gdLst/>
                            <a:ahLst/>
                            <a:cxnLst/>
                            <a:rect l="0" t="0" r="0" b="0"/>
                            <a:pathLst>
                              <a:path w="32221" h="32221">
                                <a:moveTo>
                                  <a:pt x="16069" y="0"/>
                                </a:moveTo>
                                <a:cubicBezTo>
                                  <a:pt x="24969" y="0"/>
                                  <a:pt x="32221" y="7252"/>
                                  <a:pt x="32221" y="16069"/>
                                </a:cubicBezTo>
                                <a:cubicBezTo>
                                  <a:pt x="32221" y="24969"/>
                                  <a:pt x="24969" y="32221"/>
                                  <a:pt x="16069" y="32221"/>
                                </a:cubicBezTo>
                                <a:cubicBezTo>
                                  <a:pt x="7252" y="32221"/>
                                  <a:pt x="0" y="24969"/>
                                  <a:pt x="0" y="16069"/>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7" name="Shape 8917"/>
                        <wps:cNvSpPr/>
                        <wps:spPr>
                          <a:xfrm>
                            <a:off x="3099656" y="266004"/>
                            <a:ext cx="32221" cy="32221"/>
                          </a:xfrm>
                          <a:custGeom>
                            <a:avLst/>
                            <a:gdLst/>
                            <a:ahLst/>
                            <a:cxnLst/>
                            <a:rect l="0" t="0" r="0" b="0"/>
                            <a:pathLst>
                              <a:path w="32221" h="32221">
                                <a:moveTo>
                                  <a:pt x="16069" y="0"/>
                                </a:moveTo>
                                <a:cubicBezTo>
                                  <a:pt x="24969" y="0"/>
                                  <a:pt x="32221" y="7252"/>
                                  <a:pt x="32221" y="16069"/>
                                </a:cubicBezTo>
                                <a:cubicBezTo>
                                  <a:pt x="32221" y="24969"/>
                                  <a:pt x="24969" y="32221"/>
                                  <a:pt x="16069" y="32221"/>
                                </a:cubicBezTo>
                                <a:cubicBezTo>
                                  <a:pt x="7252" y="32221"/>
                                  <a:pt x="0" y="24969"/>
                                  <a:pt x="0" y="16069"/>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18" name="Rectangle 8918"/>
                        <wps:cNvSpPr/>
                        <wps:spPr>
                          <a:xfrm>
                            <a:off x="395281" y="146367"/>
                            <a:ext cx="961698" cy="111518"/>
                          </a:xfrm>
                          <a:prstGeom prst="rect">
                            <a:avLst/>
                          </a:prstGeom>
                          <a:ln>
                            <a:noFill/>
                          </a:ln>
                        </wps:spPr>
                        <wps:txbx>
                          <w:txbxContent>
                            <w:p w14:paraId="3B592A72" w14:textId="77777777" w:rsidR="00D92B39" w:rsidRDefault="00000000">
                              <w:pPr>
                                <w:spacing w:after="160" w:line="259" w:lineRule="auto"/>
                                <w:ind w:firstLine="0"/>
                                <w:jc w:val="left"/>
                              </w:pPr>
                              <w:r>
                                <w:rPr>
                                  <w:rFonts w:ascii="Arial" w:eastAsia="Arial" w:hAnsi="Arial" w:cs="Arial"/>
                                  <w:color w:val="FB8D61"/>
                                  <w:sz w:val="14"/>
                                </w:rPr>
                                <w:t>increase: p&gt;0.999</w:t>
                              </w:r>
                            </w:p>
                          </w:txbxContent>
                        </wps:txbx>
                        <wps:bodyPr horzOverflow="overflow" vert="horz" lIns="0" tIns="0" rIns="0" bIns="0" rtlCol="0">
                          <a:noAutofit/>
                        </wps:bodyPr>
                      </wps:wsp>
                      <wps:wsp>
                        <wps:cNvPr id="8919" name="Rectangle 8919"/>
                        <wps:cNvSpPr/>
                        <wps:spPr>
                          <a:xfrm>
                            <a:off x="380119" y="277393"/>
                            <a:ext cx="1001965" cy="111517"/>
                          </a:xfrm>
                          <a:prstGeom prst="rect">
                            <a:avLst/>
                          </a:prstGeom>
                          <a:ln>
                            <a:noFill/>
                          </a:ln>
                        </wps:spPr>
                        <wps:txbx>
                          <w:txbxContent>
                            <w:p w14:paraId="25DC85AC" w14:textId="77777777" w:rsidR="00D92B39" w:rsidRDefault="00000000">
                              <w:pPr>
                                <w:spacing w:after="160" w:line="259" w:lineRule="auto"/>
                                <w:ind w:firstLine="0"/>
                                <w:jc w:val="left"/>
                              </w:pPr>
                              <w:r>
                                <w:rPr>
                                  <w:rFonts w:ascii="Arial" w:eastAsia="Arial" w:hAnsi="Arial" w:cs="Arial"/>
                                  <w:color w:val="FB8D61"/>
                                  <w:sz w:val="14"/>
                                </w:rPr>
                                <w:t>decrease: p=0.522</w:t>
                              </w:r>
                            </w:p>
                          </w:txbxContent>
                        </wps:txbx>
                        <wps:bodyPr horzOverflow="overflow" vert="horz" lIns="0" tIns="0" rIns="0" bIns="0" rtlCol="0">
                          <a:noAutofit/>
                        </wps:bodyPr>
                      </wps:wsp>
                      <wps:wsp>
                        <wps:cNvPr id="8920" name="Rectangle 8920"/>
                        <wps:cNvSpPr/>
                        <wps:spPr>
                          <a:xfrm>
                            <a:off x="426348" y="408335"/>
                            <a:ext cx="878994" cy="111517"/>
                          </a:xfrm>
                          <a:prstGeom prst="rect">
                            <a:avLst/>
                          </a:prstGeom>
                          <a:ln>
                            <a:noFill/>
                          </a:ln>
                        </wps:spPr>
                        <wps:txbx>
                          <w:txbxContent>
                            <w:p w14:paraId="738DB8FB" w14:textId="77777777" w:rsidR="00D92B39" w:rsidRDefault="00000000">
                              <w:pPr>
                                <w:spacing w:after="160" w:line="259" w:lineRule="auto"/>
                                <w:ind w:firstLine="0"/>
                                <w:jc w:val="left"/>
                              </w:pPr>
                              <w:r>
                                <w:rPr>
                                  <w:rFonts w:ascii="Arial" w:eastAsia="Arial" w:hAnsi="Arial" w:cs="Arial"/>
                                  <w:color w:val="FB8D61"/>
                                  <w:sz w:val="14"/>
                                </w:rPr>
                                <w:t>convex: p=0.002</w:t>
                              </w:r>
                            </w:p>
                          </w:txbxContent>
                        </wps:txbx>
                        <wps:bodyPr horzOverflow="overflow" vert="horz" lIns="0" tIns="0" rIns="0" bIns="0" rtlCol="0">
                          <a:noAutofit/>
                        </wps:bodyPr>
                      </wps:wsp>
                      <wps:wsp>
                        <wps:cNvPr id="8921" name="Rectangle 8921"/>
                        <wps:cNvSpPr/>
                        <wps:spPr>
                          <a:xfrm>
                            <a:off x="399814" y="539359"/>
                            <a:ext cx="949642" cy="111517"/>
                          </a:xfrm>
                          <a:prstGeom prst="rect">
                            <a:avLst/>
                          </a:prstGeom>
                          <a:ln>
                            <a:noFill/>
                          </a:ln>
                        </wps:spPr>
                        <wps:txbx>
                          <w:txbxContent>
                            <w:p w14:paraId="22F5A832" w14:textId="77777777" w:rsidR="00D92B39" w:rsidRDefault="00000000">
                              <w:pPr>
                                <w:spacing w:after="160" w:line="259" w:lineRule="auto"/>
                                <w:ind w:firstLine="0"/>
                                <w:jc w:val="left"/>
                              </w:pPr>
                              <w:r>
                                <w:rPr>
                                  <w:rFonts w:ascii="Arial" w:eastAsia="Arial" w:hAnsi="Arial" w:cs="Arial"/>
                                  <w:color w:val="FB8D61"/>
                                  <w:sz w:val="14"/>
                                </w:rPr>
                                <w:t>concave: p&gt;0.999</w:t>
                              </w:r>
                            </w:p>
                          </w:txbxContent>
                        </wps:txbx>
                        <wps:bodyPr horzOverflow="overflow" vert="horz" lIns="0" tIns="0" rIns="0" bIns="0" rtlCol="0">
                          <a:noAutofit/>
                        </wps:bodyPr>
                      </wps:wsp>
                      <wps:wsp>
                        <wps:cNvPr id="8922" name="Rectangle 8922"/>
                        <wps:cNvSpPr/>
                        <wps:spPr>
                          <a:xfrm>
                            <a:off x="3091168" y="1974446"/>
                            <a:ext cx="961698" cy="111517"/>
                          </a:xfrm>
                          <a:prstGeom prst="rect">
                            <a:avLst/>
                          </a:prstGeom>
                          <a:ln>
                            <a:noFill/>
                          </a:ln>
                        </wps:spPr>
                        <wps:txbx>
                          <w:txbxContent>
                            <w:p w14:paraId="1CEB893D" w14:textId="77777777" w:rsidR="00D92B39" w:rsidRDefault="00000000">
                              <w:pPr>
                                <w:spacing w:after="160" w:line="259" w:lineRule="auto"/>
                                <w:ind w:firstLine="0"/>
                                <w:jc w:val="left"/>
                              </w:pPr>
                              <w:r>
                                <w:rPr>
                                  <w:rFonts w:ascii="Arial" w:eastAsia="Arial" w:hAnsi="Arial" w:cs="Arial"/>
                                  <w:color w:val="8D9FCA"/>
                                  <w:sz w:val="14"/>
                                </w:rPr>
                                <w:t>increase: p&lt;0.001</w:t>
                              </w:r>
                            </w:p>
                          </w:txbxContent>
                        </wps:txbx>
                        <wps:bodyPr horzOverflow="overflow" vert="horz" lIns="0" tIns="0" rIns="0" bIns="0" rtlCol="0">
                          <a:noAutofit/>
                        </wps:bodyPr>
                      </wps:wsp>
                      <wps:wsp>
                        <wps:cNvPr id="8923" name="Rectangle 8923"/>
                        <wps:cNvSpPr/>
                        <wps:spPr>
                          <a:xfrm>
                            <a:off x="3076088" y="2105470"/>
                            <a:ext cx="1001965" cy="111517"/>
                          </a:xfrm>
                          <a:prstGeom prst="rect">
                            <a:avLst/>
                          </a:prstGeom>
                          <a:ln>
                            <a:noFill/>
                          </a:ln>
                        </wps:spPr>
                        <wps:txbx>
                          <w:txbxContent>
                            <w:p w14:paraId="01A738A8" w14:textId="77777777" w:rsidR="00D92B39" w:rsidRDefault="00000000">
                              <w:pPr>
                                <w:spacing w:after="160" w:line="259" w:lineRule="auto"/>
                                <w:ind w:firstLine="0"/>
                                <w:jc w:val="left"/>
                              </w:pPr>
                              <w:r>
                                <w:rPr>
                                  <w:rFonts w:ascii="Arial" w:eastAsia="Arial" w:hAnsi="Arial" w:cs="Arial"/>
                                  <w:color w:val="8D9FCA"/>
                                  <w:sz w:val="14"/>
                                </w:rPr>
                                <w:t>decrease: p&gt;0.999</w:t>
                              </w:r>
                            </w:p>
                          </w:txbxContent>
                        </wps:txbx>
                        <wps:bodyPr horzOverflow="overflow" vert="horz" lIns="0" tIns="0" rIns="0" bIns="0" rtlCol="0">
                          <a:noAutofit/>
                        </wps:bodyPr>
                      </wps:wsp>
                      <wps:wsp>
                        <wps:cNvPr id="8924" name="Rectangle 8924"/>
                        <wps:cNvSpPr/>
                        <wps:spPr>
                          <a:xfrm>
                            <a:off x="3122317" y="2236412"/>
                            <a:ext cx="878994" cy="111517"/>
                          </a:xfrm>
                          <a:prstGeom prst="rect">
                            <a:avLst/>
                          </a:prstGeom>
                          <a:ln>
                            <a:noFill/>
                          </a:ln>
                        </wps:spPr>
                        <wps:txbx>
                          <w:txbxContent>
                            <w:p w14:paraId="1EDCCF61" w14:textId="77777777" w:rsidR="00D92B39" w:rsidRDefault="00000000">
                              <w:pPr>
                                <w:spacing w:after="160" w:line="259" w:lineRule="auto"/>
                                <w:ind w:firstLine="0"/>
                                <w:jc w:val="left"/>
                              </w:pPr>
                              <w:r>
                                <w:rPr>
                                  <w:rFonts w:ascii="Arial" w:eastAsia="Arial" w:hAnsi="Arial" w:cs="Arial"/>
                                  <w:color w:val="8D9FCA"/>
                                  <w:sz w:val="14"/>
                                </w:rPr>
                                <w:t>convex: p&gt;0.999</w:t>
                              </w:r>
                            </w:p>
                          </w:txbxContent>
                        </wps:txbx>
                        <wps:bodyPr horzOverflow="overflow" vert="horz" lIns="0" tIns="0" rIns="0" bIns="0" rtlCol="0">
                          <a:noAutofit/>
                        </wps:bodyPr>
                      </wps:wsp>
                      <wps:wsp>
                        <wps:cNvPr id="8925" name="Rectangle 8925"/>
                        <wps:cNvSpPr/>
                        <wps:spPr>
                          <a:xfrm>
                            <a:off x="3095700" y="2367436"/>
                            <a:ext cx="949642" cy="111517"/>
                          </a:xfrm>
                          <a:prstGeom prst="rect">
                            <a:avLst/>
                          </a:prstGeom>
                          <a:ln>
                            <a:noFill/>
                          </a:ln>
                        </wps:spPr>
                        <wps:txbx>
                          <w:txbxContent>
                            <w:p w14:paraId="3016C1DD" w14:textId="77777777" w:rsidR="00D92B39" w:rsidRDefault="00000000">
                              <w:pPr>
                                <w:spacing w:after="160" w:line="259" w:lineRule="auto"/>
                                <w:ind w:firstLine="0"/>
                                <w:jc w:val="left"/>
                              </w:pPr>
                              <w:r>
                                <w:rPr>
                                  <w:rFonts w:ascii="Arial" w:eastAsia="Arial" w:hAnsi="Arial" w:cs="Arial"/>
                                  <w:color w:val="8D9FCA"/>
                                  <w:sz w:val="14"/>
                                </w:rPr>
                                <w:t>concave: p=0.076</w:t>
                              </w:r>
                            </w:p>
                          </w:txbxContent>
                        </wps:txbx>
                        <wps:bodyPr horzOverflow="overflow" vert="horz" lIns="0" tIns="0" rIns="0" bIns="0" rtlCol="0">
                          <a:noAutofit/>
                        </wps:bodyPr>
                      </wps:wsp>
                      <wps:wsp>
                        <wps:cNvPr id="8926" name="Rectangle 8926"/>
                        <wps:cNvSpPr/>
                        <wps:spPr>
                          <a:xfrm>
                            <a:off x="107605" y="2176882"/>
                            <a:ext cx="137108" cy="91242"/>
                          </a:xfrm>
                          <a:prstGeom prst="rect">
                            <a:avLst/>
                          </a:prstGeom>
                          <a:ln>
                            <a:noFill/>
                          </a:ln>
                        </wps:spPr>
                        <wps:txbx>
                          <w:txbxContent>
                            <w:p w14:paraId="5B63A90F" w14:textId="77777777" w:rsidR="00D92B39" w:rsidRDefault="00000000">
                              <w:pPr>
                                <w:spacing w:after="160" w:line="259" w:lineRule="auto"/>
                                <w:ind w:firstLine="0"/>
                                <w:jc w:val="left"/>
                              </w:pPr>
                              <w:r>
                                <w:rPr>
                                  <w:rFonts w:ascii="Arial" w:eastAsia="Arial" w:hAnsi="Arial" w:cs="Arial"/>
                                  <w:color w:val="4D4D4D"/>
                                  <w:sz w:val="12"/>
                                </w:rPr>
                                <w:t>0.6</w:t>
                              </w:r>
                            </w:p>
                          </w:txbxContent>
                        </wps:txbx>
                        <wps:bodyPr horzOverflow="overflow" vert="horz" lIns="0" tIns="0" rIns="0" bIns="0" rtlCol="0">
                          <a:noAutofit/>
                        </wps:bodyPr>
                      </wps:wsp>
                      <wps:wsp>
                        <wps:cNvPr id="8927" name="Rectangle 8927"/>
                        <wps:cNvSpPr/>
                        <wps:spPr>
                          <a:xfrm>
                            <a:off x="107605" y="1654515"/>
                            <a:ext cx="137108" cy="91241"/>
                          </a:xfrm>
                          <a:prstGeom prst="rect">
                            <a:avLst/>
                          </a:prstGeom>
                          <a:ln>
                            <a:noFill/>
                          </a:ln>
                        </wps:spPr>
                        <wps:txbx>
                          <w:txbxContent>
                            <w:p w14:paraId="1A17E581" w14:textId="77777777" w:rsidR="00D92B39" w:rsidRDefault="00000000">
                              <w:pPr>
                                <w:spacing w:after="160" w:line="259" w:lineRule="auto"/>
                                <w:ind w:firstLine="0"/>
                                <w:jc w:val="left"/>
                              </w:pPr>
                              <w:r>
                                <w:rPr>
                                  <w:rFonts w:ascii="Arial" w:eastAsia="Arial" w:hAnsi="Arial" w:cs="Arial"/>
                                  <w:color w:val="4D4D4D"/>
                                  <w:sz w:val="12"/>
                                </w:rPr>
                                <w:t>0.7</w:t>
                              </w:r>
                            </w:p>
                          </w:txbxContent>
                        </wps:txbx>
                        <wps:bodyPr horzOverflow="overflow" vert="horz" lIns="0" tIns="0" rIns="0" bIns="0" rtlCol="0">
                          <a:noAutofit/>
                        </wps:bodyPr>
                      </wps:wsp>
                      <wps:wsp>
                        <wps:cNvPr id="8928" name="Rectangle 8928"/>
                        <wps:cNvSpPr/>
                        <wps:spPr>
                          <a:xfrm>
                            <a:off x="107605" y="1132232"/>
                            <a:ext cx="137108" cy="91241"/>
                          </a:xfrm>
                          <a:prstGeom prst="rect">
                            <a:avLst/>
                          </a:prstGeom>
                          <a:ln>
                            <a:noFill/>
                          </a:ln>
                        </wps:spPr>
                        <wps:txbx>
                          <w:txbxContent>
                            <w:p w14:paraId="3572713D" w14:textId="77777777" w:rsidR="00D92B39" w:rsidRDefault="00000000">
                              <w:pPr>
                                <w:spacing w:after="160" w:line="259" w:lineRule="auto"/>
                                <w:ind w:firstLine="0"/>
                                <w:jc w:val="left"/>
                              </w:pPr>
                              <w:r>
                                <w:rPr>
                                  <w:rFonts w:ascii="Arial" w:eastAsia="Arial" w:hAnsi="Arial" w:cs="Arial"/>
                                  <w:color w:val="4D4D4D"/>
                                  <w:sz w:val="12"/>
                                </w:rPr>
                                <w:t>0.8</w:t>
                              </w:r>
                            </w:p>
                          </w:txbxContent>
                        </wps:txbx>
                        <wps:bodyPr horzOverflow="overflow" vert="horz" lIns="0" tIns="0" rIns="0" bIns="0" rtlCol="0">
                          <a:noAutofit/>
                        </wps:bodyPr>
                      </wps:wsp>
                      <wps:wsp>
                        <wps:cNvPr id="8929" name="Rectangle 8929"/>
                        <wps:cNvSpPr/>
                        <wps:spPr>
                          <a:xfrm>
                            <a:off x="107605" y="609947"/>
                            <a:ext cx="137108" cy="91241"/>
                          </a:xfrm>
                          <a:prstGeom prst="rect">
                            <a:avLst/>
                          </a:prstGeom>
                          <a:ln>
                            <a:noFill/>
                          </a:ln>
                        </wps:spPr>
                        <wps:txbx>
                          <w:txbxContent>
                            <w:p w14:paraId="7A3682F6" w14:textId="77777777" w:rsidR="00D92B39" w:rsidRDefault="00000000">
                              <w:pPr>
                                <w:spacing w:after="160" w:line="259" w:lineRule="auto"/>
                                <w:ind w:firstLine="0"/>
                                <w:jc w:val="left"/>
                              </w:pPr>
                              <w:r>
                                <w:rPr>
                                  <w:rFonts w:ascii="Arial" w:eastAsia="Arial" w:hAnsi="Arial" w:cs="Arial"/>
                                  <w:color w:val="4D4D4D"/>
                                  <w:sz w:val="12"/>
                                </w:rPr>
                                <w:t>0.9</w:t>
                              </w:r>
                            </w:p>
                          </w:txbxContent>
                        </wps:txbx>
                        <wps:bodyPr horzOverflow="overflow" vert="horz" lIns="0" tIns="0" rIns="0" bIns="0" rtlCol="0">
                          <a:noAutofit/>
                        </wps:bodyPr>
                      </wps:wsp>
                      <wps:wsp>
                        <wps:cNvPr id="8930" name="Rectangle 8930"/>
                        <wps:cNvSpPr/>
                        <wps:spPr>
                          <a:xfrm>
                            <a:off x="107605" y="87580"/>
                            <a:ext cx="137108" cy="91240"/>
                          </a:xfrm>
                          <a:prstGeom prst="rect">
                            <a:avLst/>
                          </a:prstGeom>
                          <a:ln>
                            <a:noFill/>
                          </a:ln>
                        </wps:spPr>
                        <wps:txbx>
                          <w:txbxContent>
                            <w:p w14:paraId="1189BF19" w14:textId="77777777" w:rsidR="00D92B39" w:rsidRDefault="00000000">
                              <w:pPr>
                                <w:spacing w:after="160" w:line="259" w:lineRule="auto"/>
                                <w:ind w:firstLine="0"/>
                                <w:jc w:val="left"/>
                              </w:pPr>
                              <w:r>
                                <w:rPr>
                                  <w:rFonts w:ascii="Arial" w:eastAsia="Arial" w:hAnsi="Arial" w:cs="Arial"/>
                                  <w:color w:val="4D4D4D"/>
                                  <w:sz w:val="12"/>
                                </w:rPr>
                                <w:t>1.0</w:t>
                              </w:r>
                            </w:p>
                          </w:txbxContent>
                        </wps:txbx>
                        <wps:bodyPr horzOverflow="overflow" vert="horz" lIns="0" tIns="0" rIns="0" bIns="0" rtlCol="0">
                          <a:noAutofit/>
                        </wps:bodyPr>
                      </wps:wsp>
                      <wps:wsp>
                        <wps:cNvPr id="8931" name="Rectangle 8931"/>
                        <wps:cNvSpPr/>
                        <wps:spPr>
                          <a:xfrm>
                            <a:off x="347651" y="2553474"/>
                            <a:ext cx="191952" cy="91241"/>
                          </a:xfrm>
                          <a:prstGeom prst="rect">
                            <a:avLst/>
                          </a:prstGeom>
                          <a:ln>
                            <a:noFill/>
                          </a:ln>
                        </wps:spPr>
                        <wps:txbx>
                          <w:txbxContent>
                            <w:p w14:paraId="5D05D485" w14:textId="77777777" w:rsidR="00D92B39" w:rsidRDefault="00000000">
                              <w:pPr>
                                <w:spacing w:after="160" w:line="259" w:lineRule="auto"/>
                                <w:ind w:firstLine="0"/>
                                <w:jc w:val="left"/>
                              </w:pPr>
                              <w:r>
                                <w:rPr>
                                  <w:rFonts w:ascii="Arial" w:eastAsia="Arial" w:hAnsi="Arial" w:cs="Arial"/>
                                  <w:color w:val="4D4D4D"/>
                                  <w:sz w:val="12"/>
                                </w:rPr>
                                <w:t>0.00</w:t>
                              </w:r>
                            </w:p>
                          </w:txbxContent>
                        </wps:txbx>
                        <wps:bodyPr horzOverflow="overflow" vert="horz" lIns="0" tIns="0" rIns="0" bIns="0" rtlCol="0">
                          <a:noAutofit/>
                        </wps:bodyPr>
                      </wps:wsp>
                      <wps:wsp>
                        <wps:cNvPr id="8932" name="Rectangle 8932"/>
                        <wps:cNvSpPr/>
                        <wps:spPr>
                          <a:xfrm>
                            <a:off x="1190162" y="2553474"/>
                            <a:ext cx="191952" cy="91241"/>
                          </a:xfrm>
                          <a:prstGeom prst="rect">
                            <a:avLst/>
                          </a:prstGeom>
                          <a:ln>
                            <a:noFill/>
                          </a:ln>
                        </wps:spPr>
                        <wps:txbx>
                          <w:txbxContent>
                            <w:p w14:paraId="58D3D468" w14:textId="77777777" w:rsidR="00D92B39" w:rsidRDefault="00000000">
                              <w:pPr>
                                <w:spacing w:after="160" w:line="259" w:lineRule="auto"/>
                                <w:ind w:firstLine="0"/>
                                <w:jc w:val="left"/>
                              </w:pPr>
                              <w:r>
                                <w:rPr>
                                  <w:rFonts w:ascii="Arial" w:eastAsia="Arial" w:hAnsi="Arial" w:cs="Arial"/>
                                  <w:color w:val="4D4D4D"/>
                                  <w:sz w:val="12"/>
                                </w:rPr>
                                <w:t>0.25</w:t>
                              </w:r>
                            </w:p>
                          </w:txbxContent>
                        </wps:txbx>
                        <wps:bodyPr horzOverflow="overflow" vert="horz" lIns="0" tIns="0" rIns="0" bIns="0" rtlCol="0">
                          <a:noAutofit/>
                        </wps:bodyPr>
                      </wps:wsp>
                      <wps:wsp>
                        <wps:cNvPr id="8933" name="Rectangle 8933"/>
                        <wps:cNvSpPr/>
                        <wps:spPr>
                          <a:xfrm>
                            <a:off x="2032591" y="2553474"/>
                            <a:ext cx="191952" cy="91241"/>
                          </a:xfrm>
                          <a:prstGeom prst="rect">
                            <a:avLst/>
                          </a:prstGeom>
                          <a:ln>
                            <a:noFill/>
                          </a:ln>
                        </wps:spPr>
                        <wps:txbx>
                          <w:txbxContent>
                            <w:p w14:paraId="7C101DB0" w14:textId="77777777" w:rsidR="00D92B39" w:rsidRDefault="00000000">
                              <w:pPr>
                                <w:spacing w:after="160" w:line="259" w:lineRule="auto"/>
                                <w:ind w:firstLine="0"/>
                                <w:jc w:val="left"/>
                              </w:pPr>
                              <w:r>
                                <w:rPr>
                                  <w:rFonts w:ascii="Arial" w:eastAsia="Arial" w:hAnsi="Arial" w:cs="Arial"/>
                                  <w:color w:val="4D4D4D"/>
                                  <w:sz w:val="12"/>
                                </w:rPr>
                                <w:t>0.50</w:t>
                              </w:r>
                            </w:p>
                          </w:txbxContent>
                        </wps:txbx>
                        <wps:bodyPr horzOverflow="overflow" vert="horz" lIns="0" tIns="0" rIns="0" bIns="0" rtlCol="0">
                          <a:noAutofit/>
                        </wps:bodyPr>
                      </wps:wsp>
                      <wps:wsp>
                        <wps:cNvPr id="8934" name="Rectangle 8934"/>
                        <wps:cNvSpPr/>
                        <wps:spPr>
                          <a:xfrm>
                            <a:off x="2875102" y="2553474"/>
                            <a:ext cx="191952" cy="91241"/>
                          </a:xfrm>
                          <a:prstGeom prst="rect">
                            <a:avLst/>
                          </a:prstGeom>
                          <a:ln>
                            <a:noFill/>
                          </a:ln>
                        </wps:spPr>
                        <wps:txbx>
                          <w:txbxContent>
                            <w:p w14:paraId="40346CE5" w14:textId="77777777" w:rsidR="00D92B39" w:rsidRDefault="00000000">
                              <w:pPr>
                                <w:spacing w:after="160" w:line="259" w:lineRule="auto"/>
                                <w:ind w:firstLine="0"/>
                                <w:jc w:val="left"/>
                              </w:pPr>
                              <w:r>
                                <w:rPr>
                                  <w:rFonts w:ascii="Arial" w:eastAsia="Arial" w:hAnsi="Arial" w:cs="Arial"/>
                                  <w:color w:val="4D4D4D"/>
                                  <w:sz w:val="12"/>
                                </w:rPr>
                                <w:t>0.75</w:t>
                              </w:r>
                            </w:p>
                          </w:txbxContent>
                        </wps:txbx>
                        <wps:bodyPr horzOverflow="overflow" vert="horz" lIns="0" tIns="0" rIns="0" bIns="0" rtlCol="0">
                          <a:noAutofit/>
                        </wps:bodyPr>
                      </wps:wsp>
                      <wps:wsp>
                        <wps:cNvPr id="8935" name="Rectangle 8935"/>
                        <wps:cNvSpPr/>
                        <wps:spPr>
                          <a:xfrm>
                            <a:off x="3717613" y="2553474"/>
                            <a:ext cx="191952" cy="91241"/>
                          </a:xfrm>
                          <a:prstGeom prst="rect">
                            <a:avLst/>
                          </a:prstGeom>
                          <a:ln>
                            <a:noFill/>
                          </a:ln>
                        </wps:spPr>
                        <wps:txbx>
                          <w:txbxContent>
                            <w:p w14:paraId="2E79F86E" w14:textId="77777777" w:rsidR="00D92B39" w:rsidRDefault="00000000">
                              <w:pPr>
                                <w:spacing w:after="160" w:line="259" w:lineRule="auto"/>
                                <w:ind w:firstLine="0"/>
                                <w:jc w:val="left"/>
                              </w:pPr>
                              <w:r>
                                <w:rPr>
                                  <w:rFonts w:ascii="Arial" w:eastAsia="Arial" w:hAnsi="Arial" w:cs="Arial"/>
                                  <w:color w:val="4D4D4D"/>
                                  <w:sz w:val="12"/>
                                </w:rPr>
                                <w:t>1.00</w:t>
                              </w:r>
                            </w:p>
                          </w:txbxContent>
                        </wps:txbx>
                        <wps:bodyPr horzOverflow="overflow" vert="horz" lIns="0" tIns="0" rIns="0" bIns="0" rtlCol="0">
                          <a:noAutofit/>
                        </wps:bodyPr>
                      </wps:wsp>
                      <wps:wsp>
                        <wps:cNvPr id="8936" name="Rectangle 8936"/>
                        <wps:cNvSpPr/>
                        <wps:spPr>
                          <a:xfrm>
                            <a:off x="1998970" y="2645636"/>
                            <a:ext cx="281384" cy="111517"/>
                          </a:xfrm>
                          <a:prstGeom prst="rect">
                            <a:avLst/>
                          </a:prstGeom>
                          <a:ln>
                            <a:noFill/>
                          </a:ln>
                        </wps:spPr>
                        <wps:txbx>
                          <w:txbxContent>
                            <w:p w14:paraId="5FEB930D" w14:textId="77777777" w:rsidR="00D92B39" w:rsidRDefault="00000000">
                              <w:pPr>
                                <w:spacing w:after="160" w:line="259" w:lineRule="auto"/>
                                <w:ind w:firstLine="0"/>
                                <w:jc w:val="left"/>
                              </w:pPr>
                              <w:r>
                                <w:rPr>
                                  <w:rFonts w:ascii="Arial" w:eastAsia="Arial" w:hAnsi="Arial" w:cs="Arial"/>
                                  <w:sz w:val="14"/>
                                </w:rPr>
                                <w:t>Dose</w:t>
                              </w:r>
                            </w:p>
                          </w:txbxContent>
                        </wps:txbx>
                        <wps:bodyPr horzOverflow="overflow" vert="horz" lIns="0" tIns="0" rIns="0" bIns="0" rtlCol="0">
                          <a:noAutofit/>
                        </wps:bodyPr>
                      </wps:wsp>
                      <wps:wsp>
                        <wps:cNvPr id="8937" name="Rectangle 8937"/>
                        <wps:cNvSpPr/>
                        <wps:spPr>
                          <a:xfrm rot="-5399999">
                            <a:off x="-215618" y="1133331"/>
                            <a:ext cx="542756" cy="111517"/>
                          </a:xfrm>
                          <a:prstGeom prst="rect">
                            <a:avLst/>
                          </a:prstGeom>
                          <a:ln>
                            <a:noFill/>
                          </a:ln>
                        </wps:spPr>
                        <wps:txbx>
                          <w:txbxContent>
                            <w:p w14:paraId="0B6FFFAB" w14:textId="77777777" w:rsidR="00D92B39" w:rsidRDefault="00000000">
                              <w:pPr>
                                <w:spacing w:after="160" w:line="259" w:lineRule="auto"/>
                                <w:ind w:firstLine="0"/>
                                <w:jc w:val="left"/>
                              </w:pPr>
                              <w:r>
                                <w:rPr>
                                  <w:rFonts w:ascii="Arial" w:eastAsia="Arial" w:hAnsi="Arial" w:cs="Arial"/>
                                  <w:sz w:val="14"/>
                                </w:rPr>
                                <w:t>Response</w:t>
                              </w:r>
                            </w:p>
                          </w:txbxContent>
                        </wps:txbx>
                        <wps:bodyPr horzOverflow="overflow" vert="horz" lIns="0" tIns="0" rIns="0" bIns="0" rtlCol="0">
                          <a:noAutofit/>
                        </wps:bodyPr>
                      </wps:wsp>
                      <wps:wsp>
                        <wps:cNvPr id="8938" name="Rectangle 8938"/>
                        <wps:cNvSpPr/>
                        <wps:spPr>
                          <a:xfrm>
                            <a:off x="4093710" y="1058924"/>
                            <a:ext cx="33516" cy="111517"/>
                          </a:xfrm>
                          <a:prstGeom prst="rect">
                            <a:avLst/>
                          </a:prstGeom>
                          <a:ln>
                            <a:noFill/>
                          </a:ln>
                        </wps:spPr>
                        <wps:txbx>
                          <w:txbxContent>
                            <w:p w14:paraId="1326E22C" w14:textId="77777777" w:rsidR="00D92B39" w:rsidRDefault="00000000">
                              <w:pPr>
                                <w:spacing w:after="160" w:line="259" w:lineRule="auto"/>
                                <w:ind w:firstLine="0"/>
                                <w:jc w:val="left"/>
                              </w:pPr>
                              <w:r>
                                <w:rPr>
                                  <w:rFonts w:ascii="Arial" w:eastAsia="Arial" w:hAnsi="Arial" w:cs="Arial"/>
                                  <w:sz w:val="14"/>
                                </w:rPr>
                                <w:t xml:space="preserve"> </w:t>
                              </w:r>
                            </w:p>
                          </w:txbxContent>
                        </wps:txbx>
                        <wps:bodyPr horzOverflow="overflow" vert="horz" lIns="0" tIns="0" rIns="0" bIns="0" rtlCol="0">
                          <a:noAutofit/>
                        </wps:bodyPr>
                      </wps:wsp>
                      <wps:wsp>
                        <wps:cNvPr id="8939" name="Shape 8939"/>
                        <wps:cNvSpPr/>
                        <wps:spPr>
                          <a:xfrm>
                            <a:off x="4148757" y="1234265"/>
                            <a:ext cx="32220" cy="32138"/>
                          </a:xfrm>
                          <a:custGeom>
                            <a:avLst/>
                            <a:gdLst/>
                            <a:ahLst/>
                            <a:cxnLst/>
                            <a:rect l="0" t="0" r="0" b="0"/>
                            <a:pathLst>
                              <a:path w="32220" h="32138">
                                <a:moveTo>
                                  <a:pt x="16151" y="0"/>
                                </a:moveTo>
                                <a:cubicBezTo>
                                  <a:pt x="24969" y="0"/>
                                  <a:pt x="32220" y="7169"/>
                                  <a:pt x="32220" y="16069"/>
                                </a:cubicBezTo>
                                <a:cubicBezTo>
                                  <a:pt x="32220" y="24886"/>
                                  <a:pt x="24969" y="32138"/>
                                  <a:pt x="16151" y="32138"/>
                                </a:cubicBezTo>
                                <a:cubicBezTo>
                                  <a:pt x="7251" y="32138"/>
                                  <a:pt x="0" y="24886"/>
                                  <a:pt x="0" y="16069"/>
                                </a:cubicBezTo>
                                <a:cubicBezTo>
                                  <a:pt x="0" y="7169"/>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40" name="Shape 8940"/>
                        <wps:cNvSpPr/>
                        <wps:spPr>
                          <a:xfrm>
                            <a:off x="4148757" y="1376662"/>
                            <a:ext cx="32220" cy="32138"/>
                          </a:xfrm>
                          <a:custGeom>
                            <a:avLst/>
                            <a:gdLst/>
                            <a:ahLst/>
                            <a:cxnLst/>
                            <a:rect l="0" t="0" r="0" b="0"/>
                            <a:pathLst>
                              <a:path w="32220" h="32138">
                                <a:moveTo>
                                  <a:pt x="16151" y="0"/>
                                </a:moveTo>
                                <a:cubicBezTo>
                                  <a:pt x="24969" y="0"/>
                                  <a:pt x="32220" y="7169"/>
                                  <a:pt x="32220" y="16069"/>
                                </a:cubicBezTo>
                                <a:cubicBezTo>
                                  <a:pt x="32220" y="24886"/>
                                  <a:pt x="24969" y="32138"/>
                                  <a:pt x="16151" y="32138"/>
                                </a:cubicBezTo>
                                <a:cubicBezTo>
                                  <a:pt x="7251" y="32138"/>
                                  <a:pt x="0" y="24886"/>
                                  <a:pt x="0" y="16069"/>
                                </a:cubicBezTo>
                                <a:cubicBezTo>
                                  <a:pt x="0" y="7169"/>
                                  <a:pt x="7251"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41" name="Rectangle 8941"/>
                        <wps:cNvSpPr/>
                        <wps:spPr>
                          <a:xfrm>
                            <a:off x="4281265" y="1223701"/>
                            <a:ext cx="438648" cy="91241"/>
                          </a:xfrm>
                          <a:prstGeom prst="rect">
                            <a:avLst/>
                          </a:prstGeom>
                          <a:ln>
                            <a:noFill/>
                          </a:ln>
                        </wps:spPr>
                        <wps:txbx>
                          <w:txbxContent>
                            <w:p w14:paraId="2B0BACE3" w14:textId="77777777" w:rsidR="00D92B39" w:rsidRDefault="00000000">
                              <w:pPr>
                                <w:spacing w:after="160" w:line="259" w:lineRule="auto"/>
                                <w:ind w:firstLine="0"/>
                                <w:jc w:val="left"/>
                              </w:pPr>
                              <w:r>
                                <w:rPr>
                                  <w:rFonts w:ascii="Arial" w:eastAsia="Arial" w:hAnsi="Arial" w:cs="Arial"/>
                                  <w:sz w:val="12"/>
                                </w:rPr>
                                <w:t>Monotone</w:t>
                              </w:r>
                            </w:p>
                          </w:txbxContent>
                        </wps:txbx>
                        <wps:bodyPr horzOverflow="overflow" vert="horz" lIns="0" tIns="0" rIns="0" bIns="0" rtlCol="0">
                          <a:noAutofit/>
                        </wps:bodyPr>
                      </wps:wsp>
                      <wps:wsp>
                        <wps:cNvPr id="8942" name="Rectangle 8942"/>
                        <wps:cNvSpPr/>
                        <wps:spPr>
                          <a:xfrm>
                            <a:off x="4281265" y="1366097"/>
                            <a:ext cx="367332" cy="91241"/>
                          </a:xfrm>
                          <a:prstGeom prst="rect">
                            <a:avLst/>
                          </a:prstGeom>
                          <a:ln>
                            <a:noFill/>
                          </a:ln>
                        </wps:spPr>
                        <wps:txbx>
                          <w:txbxContent>
                            <w:p w14:paraId="292BAE35" w14:textId="77777777" w:rsidR="00D92B39" w:rsidRDefault="00000000">
                              <w:pPr>
                                <w:spacing w:after="160" w:line="259" w:lineRule="auto"/>
                                <w:ind w:firstLine="0"/>
                                <w:jc w:val="left"/>
                              </w:pPr>
                              <w:r>
                                <w:rPr>
                                  <w:rFonts w:ascii="Arial" w:eastAsia="Arial" w:hAnsi="Arial" w:cs="Arial"/>
                                  <w:sz w:val="12"/>
                                </w:rPr>
                                <w:t>U shape</w:t>
                              </w:r>
                            </w:p>
                          </w:txbxContent>
                        </wps:txbx>
                        <wps:bodyPr horzOverflow="overflow" vert="horz" lIns="0" tIns="0" rIns="0" bIns="0" rtlCol="0">
                          <a:noAutofit/>
                        </wps:bodyPr>
                      </wps:wsp>
                    </wpg:wgp>
                  </a:graphicData>
                </a:graphic>
              </wp:inline>
            </w:drawing>
          </mc:Choice>
          <mc:Fallback>
            <w:pict>
              <v:group w14:anchorId="4D9C56D9" id="Group 56438" o:spid="_x0000_s1077" style="width:363.1pt;height:214.9pt;mso-position-horizontal-relative:char;mso-position-vertical-relative:line" coordsize="46110,27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">
                <v:shape id="Shape 8868" o:spid="_x0000_s1078" style="position:absolute;left:2513;top:24646;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" path="m,l3706916,e" filled="f" strokecolor="#ebebeb" strokeweight=".1213mm">
                  <v:path arrowok="t" textboxrect="0,0,3706916,0"/>
                </v:shape>
                <v:shape id="Shape 8869" o:spid="_x0000_s1079" style="position:absolute;left:2513;top:19422;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" path="m,l3706916,e" filled="f" strokecolor="#ebebeb" strokeweight=".1213mm">
                  <v:path arrowok="t" textboxrect="0,0,3706916,0"/>
                </v:shape>
                <v:shape id="Shape 8870" o:spid="_x0000_s1080" style="position:absolute;left:2513;top:14200;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" path="m,l3706916,e" filled="f" strokecolor="#ebebeb" strokeweight=".1213mm">
                  <v:path arrowok="t" textboxrect="0,0,3706916,0"/>
                </v:shape>
                <v:shape id="Shape 8871" o:spid="_x0000_s1081" style="position:absolute;left:2513;top:8977;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" path="m,l3706916,e" filled="f" strokecolor="#ebebeb" strokeweight=".1213mm">
                  <v:path arrowok="t" textboxrect="0,0,3706916,0"/>
                </v:shape>
                <v:shape id="Shape 8872" o:spid="_x0000_s1082" style="position:absolute;left:2513;top:3754;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" path="m,l3706916,e" filled="f" strokecolor="#ebebeb" strokeweight=".1213mm">
                  <v:path arrowok="t" textboxrect="0,0,3706916,0"/>
                </v:shape>
                <v:shape id="Shape 8873" o:spid="_x0000_s1083" style="position:absolute;left:8410;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" path="m,2512865l,e" filled="f" strokecolor="#ebebeb" strokeweight=".1213mm">
                  <v:path arrowok="t" textboxrect="0,0,0,2512865"/>
                </v:shape>
                <v:shape id="Shape 8874" o:spid="_x0000_s1084" style="position:absolute;left:16835;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" path="m,2512865l,e" filled="f" strokecolor="#ebebeb" strokeweight=".1213mm">
                  <v:path arrowok="t" textboxrect="0,0,0,2512865"/>
                </v:shape>
                <v:shape id="Shape 8875" o:spid="_x0000_s1085" style="position:absolute;left:25260;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" path="m,2512865l,e" filled="f" strokecolor="#ebebeb" strokeweight=".1213mm">
                  <v:path arrowok="t" textboxrect="0,0,0,2512865"/>
                </v:shape>
                <v:shape id="Shape 8876" o:spid="_x0000_s1086" style="position:absolute;left:33684;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" path="m,2512865l,e" filled="f" strokecolor="#ebebeb" strokeweight=".1213mm">
                  <v:path arrowok="t" textboxrect="0,0,0,2512865"/>
                </v:shape>
                <v:shape id="Shape 8877" o:spid="_x0000_s1087" style="position:absolute;left:2513;top:22035;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" path="m,l3706916,e" filled="f" strokecolor="#ebebeb" strokeweight=".24492mm">
                  <v:path arrowok="t" textboxrect="0,0,3706916,0"/>
                </v:shape>
                <v:shape id="Shape 8878" o:spid="_x0000_s1088" style="position:absolute;left:2513;top:16811;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" path="m,l3706916,e" filled="f" strokecolor="#ebebeb" strokeweight=".24492mm">
                  <v:path arrowok="t" textboxrect="0,0,3706916,0"/>
                </v:shape>
                <v:shape id="Shape 8879" o:spid="_x0000_s1089" style="position:absolute;left:2513;top:11588;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" path="m,l3706916,e" filled="f" strokecolor="#ebebeb" strokeweight=".24492mm">
                  <v:path arrowok="t" textboxrect="0,0,3706916,0"/>
                </v:shape>
                <v:shape id="Shape 8880" o:spid="_x0000_s1090" style="position:absolute;left:2513;top:6365;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" path="m,l3706916,e" filled="f" strokecolor="#ebebeb" strokeweight=".24492mm">
                  <v:path arrowok="t" textboxrect="0,0,3706916,0"/>
                </v:shape>
                <v:shape id="Shape 8881" o:spid="_x0000_s1091" style="position:absolute;left:2513;top:1142;width:37069;height:0;visibility:visible;mso-wrap-style:square;v-text-anchor:top" coordsize="370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" path="m,l3706916,e" filled="f" strokecolor="#ebebeb" strokeweight=".24492mm">
                  <v:path arrowok="t" textboxrect="0,0,3706916,0"/>
                </v:shape>
                <v:shape id="Shape 8882" o:spid="_x0000_s1092" style="position:absolute;left:4198;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" path="m,2512865l,e" filled="f" strokecolor="#ebebeb" strokeweight=".24492mm">
                  <v:path arrowok="t" textboxrect="0,0,0,2512865"/>
                </v:shape>
                <v:shape id="Shape 8883" o:spid="_x0000_s1093" style="position:absolute;left:12622;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" path="m,2512865l,e" filled="f" strokecolor="#ebebeb" strokeweight=".24492mm">
                  <v:path arrowok="t" textboxrect="0,0,0,2512865"/>
                </v:shape>
                <v:shape id="Shape 8884" o:spid="_x0000_s1094" style="position:absolute;left:21047;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" path="m,2512865l,e" filled="f" strokecolor="#ebebeb" strokeweight=".24492mm">
                  <v:path arrowok="t" textboxrect="0,0,0,2512865"/>
                </v:shape>
                <v:shape id="Shape 8885" o:spid="_x0000_s1095" style="position:absolute;left:29472;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" path="m,2512865l,e" filled="f" strokecolor="#ebebeb" strokeweight=".24492mm">
                  <v:path arrowok="t" textboxrect="0,0,0,2512865"/>
                </v:shape>
                <v:shape id="Shape 8886" o:spid="_x0000_s1096" style="position:absolute;left:37897;width:0;height:25128;visibility:visible;mso-wrap-style:square;v-text-anchor:top" coordsize="0,2512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" path="m,2512865l,e" filled="f" strokecolor="#ebebeb" strokeweight=".24492mm">
                  <v:path arrowok="t" textboxrect="0,0,0,2512865"/>
                </v:shape>
                <v:shape id="Shape 8887" o:spid="_x0000_s1097" style="position:absolute;left:4198;top:1142;width:33699;height:22180;visibility:visible;mso-wrap-style:square;v-text-anchor:top" coordsize="3369879,22180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" path="m,1044651r33704,491135l67325,1712710r33704,121383l134733,1925480r33703,71363l202140,2053538r33704,45158l269548,2134625r33703,28017l336955,2184068r33704,15574l404362,2210108r33704,6016l471770,2218019r33704,-1731l539177,2211261r33704,-7993l606585,2192473r33704,-13349l673992,2163549r33622,-17799l741317,2126055r33704,-21508l808725,2081391r33704,-24804l876132,2030465r33704,-27441l943540,1974346r33704,-29830l1010947,1913696r33704,-31808l1078355,1849255r33704,-33374l1145762,1781683r33704,-34775l1213170,1711556r33703,-35929l1280577,1639287r33704,-36835l1347902,1565287r33704,-37412l1415310,1490133r33703,-37906l1482717,1414156r33704,-38236l1550125,1337601r33703,-38318l1617532,1260965r33704,-38236l1684940,1184492r33703,-38071l1752347,1108515r33704,-37742l1819755,1033196r33703,-37247l1887162,958949r33704,-36670l1954569,886021r33622,-36011l2021895,814493r33703,-35105l2089302,744778r33704,-34198l2156709,676959r33704,-33127l2224117,611282r33704,-31891l2291524,548077r33704,-30737l2358932,487344r33704,-29336l2426339,429413r33704,-27935l2493747,374367r33704,-26370l2561154,322452r33704,-24722l2628479,273832r33704,-22991l2695887,228674r33704,-21260l2763294,187142r33704,-19365l2830702,149318r33704,-17470l2898109,115450r33704,-15410l2965517,85619r33704,-13350l3032924,59991r33704,-11125l3100332,38813r33703,-8982l3167739,22002r33704,-6592l3235147,9888r33621,-4285l3302471,2554,3336176,659,3369879,e" filled="f" strokeweight=".24492mm">
                  <v:path arrowok="t" textboxrect="0,0,3369879,2218019"/>
                </v:shape>
                <v:shape id="Shape 8888" o:spid="_x0000_s1098" style="position:absolute;left:4036;top:11470;width:323;height:323;visibility:visible;mso-wrap-style:square;v-text-anchor:top" coordsize="32220,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" path="m16151,v8818,,16069,7252,16069,16069c32220,24969,24969,32220,16151,32220,7252,32220,,24969,,16069,,7252,7252,,16151,xe" fillcolor="#fb8d61" strokecolor="#fb8d61" strokeweight=".16253mm">
                  <v:stroke endcap="round"/>
                  <v:path arrowok="t" textboxrect="0,0,32220,32220"/>
                </v:shape>
                <v:shape id="Shape 8889" o:spid="_x0000_s1099" style="position:absolute;left:5000;top:18159;width:322;height:322;visibility:visible;mso-wrap-style:square;v-text-anchor:top" coordsize="32220,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" path="m16069,v8900,,16151,7252,16151,16152c32220,24969,24969,32221,16069,32221,7252,32221,,24969,,16152,,7252,7252,,16069,xe" fillcolor="#fb8d61" strokecolor="#fb8d61" strokeweight=".16253mm">
                  <v:stroke endcap="round"/>
                  <v:path arrowok="t" textboxrect="0,0,32220,32221"/>
                </v:shape>
                <v:shape id="Shape 8890" o:spid="_x0000_s1100" style="position:absolute;left:5962;top:22438;width:322;height:323;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" path="m16069,v8900,,16152,7251,16152,16069c32221,24969,24969,32221,16069,32221,7252,32221,,24969,,16069,,7251,7252,,16069,xe" fillcolor="#fb8d61" strokecolor="#fb8d61" strokeweight=".16253mm">
                  <v:stroke endcap="round"/>
                  <v:path arrowok="t" textboxrect="0,0,32221,32221"/>
                </v:shape>
                <v:shape id="Shape 8891" o:spid="_x0000_s1101" style="position:absolute;left:6925;top:22350;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" path="m16151,v8818,,16070,7251,16070,16151c32221,24969,24969,32221,16151,32221,7252,32221,,24969,,16151,,7251,7252,,16151,xe" fillcolor="#fb8d61" strokecolor="#fb8d61" strokeweight=".16253mm">
                  <v:stroke endcap="round"/>
                  <v:path arrowok="t" textboxrect="0,0,32221,32221"/>
                </v:shape>
                <v:shape id="Shape 8892" o:spid="_x0000_s1102" style="position:absolute;left:7888;top:23825;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" path="m16069,v8900,,16152,7252,16152,16151c32221,24969,24969,32221,16069,32221,7251,32221,,24969,,16151,,7252,7251,,16069,xe" fillcolor="#fb8d61" strokecolor="#fb8d61" strokeweight=".16253mm">
                  <v:stroke endcap="round"/>
                  <v:path arrowok="t" textboxrect="0,0,32221,32221"/>
                </v:shape>
                <v:shape id="Shape 8893" o:spid="_x0000_s1103" style="position:absolute;left:8850;top:23300;width:323;height:323;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" path="m16152,v8817,,16069,7251,16069,16069c32221,24969,24969,32221,16152,32221,7252,32221,,24969,,16069,,7251,7252,,16152,xe" fillcolor="#fb8d61" strokecolor="#fb8d61" strokeweight=".16253mm">
                  <v:stroke endcap="round"/>
                  <v:path arrowok="t" textboxrect="0,0,32221,32221"/>
                </v:shape>
                <v:shape id="Shape 8894" o:spid="_x0000_s1104" style="position:absolute;left:9814;top:22355;width:322;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" path="m16069,v8900,,16152,7251,16152,16069c32221,24969,24969,32220,16069,32220,7252,32220,,24969,,16069,,7251,7252,,16069,xe" fillcolor="#fb8d61" strokecolor="#fb8d61" strokeweight=".16253mm">
                  <v:stroke endcap="round"/>
                  <v:path arrowok="t" textboxrect="0,0,32221,32220"/>
                </v:shape>
                <v:shape id="Shape 8895" o:spid="_x0000_s1105" style="position:absolute;left:10776;top:22285;width:322;height:322;visibility:visible;mso-wrap-style:square;v-text-anchor:top" coordsize="32220,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" path="m16152,v8817,,16068,7251,16068,16069c32220,24969,24969,32221,16152,32221,7252,32221,,24969,,16069,,7251,7252,,16152,xe" fillcolor="#fb8d61" strokecolor="#fb8d61" strokeweight=".16253mm">
                  <v:stroke endcap="round"/>
                  <v:path arrowok="t" textboxrect="0,0,32220,32221"/>
                </v:shape>
                <v:shape id="Shape 8896" o:spid="_x0000_s1106" style="position:absolute;left:11739;top:21874;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" path="m16151,v8818,,16070,7252,16070,16069c32221,24969,24969,32221,16151,32221,7252,32221,,24969,,16069,,7252,7252,,16151,xe" fillcolor="#fb8d61" strokecolor="#fb8d61" strokeweight=".16253mm">
                  <v:stroke endcap="round"/>
                  <v:path arrowok="t" textboxrect="0,0,32221,32221"/>
                </v:shape>
                <v:shape id="Shape 8897" o:spid="_x0000_s1107" style="position:absolute;left:12702;top:21654;width:322;height:322;visibility:visible;mso-wrap-style:square;v-text-anchor:top" coordsize="32220,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" path="m16069,v8900,,16151,7252,16151,16151c32220,24969,24969,32221,16069,32221,7251,32221,,24969,,16151,,7252,7251,,16069,xe" fillcolor="#fb8d61" strokecolor="#fb8d61" strokeweight=".16253mm">
                  <v:stroke endcap="round"/>
                  <v:path arrowok="t" textboxrect="0,0,32220,32221"/>
                </v:shape>
                <v:shape id="Shape 8898" o:spid="_x0000_s1108" style="position:absolute;left:13665;top:21142;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" path="m16152,v8817,,16069,7252,16069,16151c32221,24969,24969,32221,16152,32221,7252,32221,,24969,,16151,,7252,7252,,16152,xe" fillcolor="#fb8d61" strokecolor="#fb8d61" strokeweight=".16253mm">
                  <v:stroke endcap="round"/>
                  <v:path arrowok="t" textboxrect="0,0,32221,32221"/>
                </v:shape>
                <v:shape id="Shape 8899" o:spid="_x0000_s1109" style="position:absolute;left:14628;top:20118;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" path="m16069,v8900,,16152,7252,16152,16069c32221,24969,24969,32221,16069,32221,7252,32221,,24969,,16069,,7252,7252,,16069,xe" fillcolor="#fb8d61" strokecolor="#fb8d61" strokeweight=".16253mm">
                  <v:stroke endcap="round"/>
                  <v:path arrowok="t" textboxrect="0,0,32221,32221"/>
                </v:shape>
                <v:shape id="Shape 8900" o:spid="_x0000_s1110" style="position:absolute;left:15590;top:18676;width:323;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" path="m16152,v8817,,16069,7252,16069,16152c32221,24969,24969,32221,16152,32221,7252,32221,,24969,,16152,,7252,7252,,16152,xe" fillcolor="#fb8d61" strokecolor="#fb8d61" strokeweight=".16253mm">
                  <v:stroke endcap="round"/>
                  <v:path arrowok="t" textboxrect="0,0,32221,32221"/>
                </v:shape>
                <v:shape id="Shape 8901" o:spid="_x0000_s1111" style="position:absolute;left:16554;top:17990;width:322;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" path="m16069,v8900,,16152,7251,16152,16069c32221,24969,24969,32220,16069,32220,7252,32220,,24969,,16069,,7251,7252,,16069,xe" fillcolor="#fb8d61" strokecolor="#fb8d61" strokeweight=".16253mm">
                  <v:stroke endcap="round"/>
                  <v:path arrowok="t" textboxrect="0,0,32221,32220"/>
                </v:shape>
                <v:shape id="Shape 8902" o:spid="_x0000_s1112" style="position:absolute;left:17516;top:17064;width:322;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" path="m16069,v8900,,16152,7252,16152,16069c32221,24969,24969,32220,16069,32220,7251,32220,,24969,,16069,,7252,7251,,16069,xe" fillcolor="#fb8d61" strokecolor="#fb8d61" strokeweight=".16253mm">
                  <v:stroke endcap="round"/>
                  <v:path arrowok="t" textboxrect="0,0,32221,32220"/>
                </v:shape>
                <v:shape id="Shape 8903" o:spid="_x0000_s1113" style="position:absolute;left:20886;top:14037;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" path="m16151,v8818,,16070,7252,16070,16151c32221,24969,24969,32221,16151,32221,7251,32221,,24969,,16151,,7252,7251,,16151,xe" fillcolor="#8d9fca" strokecolor="#8d9fca" strokeweight=".16253mm">
                  <v:stroke endcap="round"/>
                  <v:path arrowok="t" textboxrect="0,0,32221,32221"/>
                </v:shape>
                <v:shape id="Shape 8904" o:spid="_x0000_s1114" style="position:absolute;left:21608;top:11844;width:323;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" path="m16069,v8900,,16152,7251,16152,16069c32221,24969,24969,32220,16069,32220,7251,32220,,24969,,16069,,7251,7251,,16069,xe" fillcolor="#8d9fca" strokecolor="#8d9fca" strokeweight=".16253mm">
                  <v:stroke endcap="round"/>
                  <v:path arrowok="t" textboxrect="0,0,32221,32220"/>
                </v:shape>
                <v:shape id="Shape 8905" o:spid="_x0000_s1115" style="position:absolute;left:22330;top:10944;width:323;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" path="m16151,v8818,,16070,7251,16070,16069c32221,24969,24969,32220,16151,32220,7251,32220,,24969,,16069,,7251,7251,,16151,xe" fillcolor="#8d9fca" strokecolor="#8d9fca" strokeweight=".16253mm">
                  <v:stroke endcap="round"/>
                  <v:path arrowok="t" textboxrect="0,0,32221,32220"/>
                </v:shape>
                <v:shape id="Shape 8906" o:spid="_x0000_s1116" style="position:absolute;left:23052;top:10036;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" path="m16151,v8818,,16070,7252,16070,16069c32221,24969,24969,32221,16151,32221,7251,32221,,24969,,16069,,7252,7251,,16151,xe" fillcolor="#8d9fca" strokecolor="#8d9fca" strokeweight=".16253mm">
                  <v:stroke endcap="round"/>
                  <v:path arrowok="t" textboxrect="0,0,32221,32221"/>
                </v:shape>
                <v:shape id="Shape 8907" o:spid="_x0000_s1117" style="position:absolute;left:23775;top:8559;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" path="m16069,v8900,,16152,7252,16152,16152c32221,24969,24969,32221,16069,32221,7251,32221,,24969,,16152,,7252,7251,,16069,xe" fillcolor="#8d9fca" strokecolor="#8d9fca" strokeweight=".16253mm">
                  <v:stroke endcap="round"/>
                  <v:path arrowok="t" textboxrect="0,0,32221,32221"/>
                </v:shape>
                <v:shape id="Shape 8908" o:spid="_x0000_s1118" style="position:absolute;left:24497;top:8576;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" path="m16151,v8818,,16070,7252,16070,16152c32221,24969,24969,32221,16151,32221,7251,32221,,24969,,16152,,7252,7251,,16151,xe" fillcolor="#8d9fca" strokecolor="#8d9fca" strokeweight=".16253mm">
                  <v:stroke endcap="round"/>
                  <v:path arrowok="t" textboxrect="0,0,32221,32221"/>
                </v:shape>
                <v:shape id="Shape 8909" o:spid="_x0000_s1119" style="position:absolute;left:25219;top:7568;width:322;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" path="m16152,v8817,,16069,7251,16069,16069c32221,24969,24969,32220,16152,32220,7252,32220,,24969,,16069,,7251,7252,,16152,xe" fillcolor="#8d9fca" strokecolor="#8d9fca" strokeweight=".16253mm">
                  <v:stroke endcap="round"/>
                  <v:path arrowok="t" textboxrect="0,0,32221,32220"/>
                </v:shape>
                <v:shape id="Shape 8910" o:spid="_x0000_s1120" style="position:absolute;left:25941;top:7680;width:323;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" path="m16069,v8900,,16152,7251,16152,16151c32221,24969,24969,32220,16069,32220,7251,32220,,24969,,16151,,7251,7251,,16069,xe" fillcolor="#8d9fca" strokecolor="#8d9fca" strokeweight=".16253mm">
                  <v:stroke endcap="round"/>
                  <v:path arrowok="t" textboxrect="0,0,32221,32220"/>
                </v:shape>
                <v:shape id="Shape 8911" o:spid="_x0000_s1121" style="position:absolute;left:26663;top:6690;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" path="m16069,v8900,,16152,7252,16152,16152c32221,24969,24969,32221,16069,32221,7252,32221,,24969,,16152,,7252,7252,,16069,xe" fillcolor="#8d9fca" strokecolor="#8d9fca" strokeweight=".16253mm">
                  <v:stroke endcap="round"/>
                  <v:path arrowok="t" textboxrect="0,0,32221,32221"/>
                </v:shape>
                <v:shape id="Shape 8912" o:spid="_x0000_s1122" style="position:absolute;left:27385;top:5851;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" path="m16151,v8818,,16070,7252,16070,16151c32221,24969,24969,32221,16151,32221,7252,32221,,24969,,16151,,7252,7252,,16151,xe" fillcolor="#8d9fca" strokecolor="#8d9fca" strokeweight=".16253mm">
                  <v:stroke endcap="round"/>
                  <v:path arrowok="t" textboxrect="0,0,32221,32221"/>
                </v:shape>
                <v:shape id="Shape 8913" o:spid="_x0000_s1123" style="position:absolute;left:28108;top:5201;width:322;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" path="m16069,v8900,,16152,7252,16152,16152c32221,24969,24969,32220,16069,32220,7252,32220,,24969,,16152,,7252,7252,,16069,xe" fillcolor="#8d9fca" strokecolor="#8d9fca" strokeweight=".16253mm">
                  <v:stroke endcap="round"/>
                  <v:path arrowok="t" textboxrect="0,0,32221,32220"/>
                </v:shape>
                <v:shape id="Shape 8914" o:spid="_x0000_s1124" style="position:absolute;left:28830;top:3568;width:322;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" path="m16069,v8900,,16152,7251,16152,16069c32221,24969,24969,32220,16069,32220,7252,32220,,24969,,16069,,7251,7252,,16069,xe" fillcolor="#8d9fca" strokecolor="#8d9fca" strokeweight=".16253mm">
                  <v:stroke endcap="round"/>
                  <v:path arrowok="t" textboxrect="0,0,32221,32220"/>
                </v:shape>
                <v:shape id="Shape 8915" o:spid="_x0000_s1125" style="position:absolute;left:29552;top:4657;width:322;height:322;visibility:visible;mso-wrap-style:square;v-text-anchor:top" coordsize="32221,3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" path="m16151,v8818,,16070,7251,16070,16069c32221,24969,24969,32220,16151,32220,7252,32220,,24969,,16069,,7251,7252,,16151,xe" fillcolor="#8d9fca" strokecolor="#8d9fca" strokeweight=".16253mm">
                  <v:stroke endcap="round"/>
                  <v:path arrowok="t" textboxrect="0,0,32221,32220"/>
                </v:shape>
                <v:shape id="Shape 8916" o:spid="_x0000_s1126" style="position:absolute;left:30274;top:3358;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" path="m16069,v8900,,16152,7252,16152,16069c32221,24969,24969,32221,16069,32221,7252,32221,,24969,,16069,,7252,7252,,16069,xe" fillcolor="#8d9fca" strokecolor="#8d9fca" strokeweight=".16253mm">
                  <v:stroke endcap="round"/>
                  <v:path arrowok="t" textboxrect="0,0,32221,32221"/>
                </v:shape>
                <v:shape id="Shape 8917" o:spid="_x0000_s1127" style="position:absolute;left:30996;top:2660;width:322;height:322;visibility:visible;mso-wrap-style:square;v-text-anchor:top" coordsize="32221,3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" path="m16069,v8900,,16152,7252,16152,16069c32221,24969,24969,32221,16069,32221,7252,32221,,24969,,16069,,7252,7252,,16069,xe" fillcolor="#8d9fca" strokecolor="#8d9fca" strokeweight=".16253mm">
                  <v:stroke endcap="round"/>
                  <v:path arrowok="t" textboxrect="0,0,32221,32221"/>
                </v:shape>
                <v:rect id="Rectangle 8918" o:spid="_x0000_s1128" style="position:absolute;left:3952;top:1463;width:9617;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" filled="f" stroked="f">
                  <v:textbox inset="0,0,0,0">
                    <w:txbxContent>
                      <w:p w14:paraId="3B592A72" w14:textId="77777777" w:rsidR="00D92B39" w:rsidRDefault="00000000">
                        <w:pPr>
                          <w:spacing w:after="160" w:line="259" w:lineRule="auto"/>
                          <w:ind w:firstLine="0"/>
                          <w:jc w:val="left"/>
                        </w:pPr>
                        <w:r>
                          <w:rPr>
                            <w:rFonts w:ascii="Arial" w:eastAsia="Arial" w:hAnsi="Arial" w:cs="Arial"/>
                            <w:color w:val="FB8D61"/>
                            <w:sz w:val="14"/>
                          </w:rPr>
                          <w:t>increase: p&gt;0.999</w:t>
                        </w:r>
                      </w:p>
                    </w:txbxContent>
                  </v:textbox>
                </v:rect>
                <v:rect id="Rectangle 8919" o:spid="_x0000_s1129" style="position:absolute;left:3801;top:2773;width:10019;height:11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" filled="f" stroked="f">
                  <v:textbox inset="0,0,0,0">
                    <w:txbxContent>
                      <w:p w14:paraId="25DC85AC" w14:textId="77777777" w:rsidR="00D92B39" w:rsidRDefault="00000000">
                        <w:pPr>
                          <w:spacing w:after="160" w:line="259" w:lineRule="auto"/>
                          <w:ind w:firstLine="0"/>
                          <w:jc w:val="left"/>
                        </w:pPr>
                        <w:r>
                          <w:rPr>
                            <w:rFonts w:ascii="Arial" w:eastAsia="Arial" w:hAnsi="Arial" w:cs="Arial"/>
                            <w:color w:val="FB8D61"/>
                            <w:sz w:val="14"/>
                          </w:rPr>
                          <w:t>decrease: p=0.522</w:t>
                        </w:r>
                      </w:p>
                    </w:txbxContent>
                  </v:textbox>
                </v:rect>
                <v:rect id="Rectangle 8920" o:spid="_x0000_s1130" style="position:absolute;left:4263;top:4083;width:8790;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" filled="f" stroked="f">
                  <v:textbox inset="0,0,0,0">
                    <w:txbxContent>
                      <w:p w14:paraId="738DB8FB" w14:textId="77777777" w:rsidR="00D92B39" w:rsidRDefault="00000000">
                        <w:pPr>
                          <w:spacing w:after="160" w:line="259" w:lineRule="auto"/>
                          <w:ind w:firstLine="0"/>
                          <w:jc w:val="left"/>
                        </w:pPr>
                        <w:r>
                          <w:rPr>
                            <w:rFonts w:ascii="Arial" w:eastAsia="Arial" w:hAnsi="Arial" w:cs="Arial"/>
                            <w:color w:val="FB8D61"/>
                            <w:sz w:val="14"/>
                          </w:rPr>
                          <w:t>convex: p=0.002</w:t>
                        </w:r>
                      </w:p>
                    </w:txbxContent>
                  </v:textbox>
                </v:rect>
                <v:rect id="Rectangle 8921" o:spid="_x0000_s1131" style="position:absolute;left:3998;top:5393;width:9496;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" filled="f" stroked="f">
                  <v:textbox inset="0,0,0,0">
                    <w:txbxContent>
                      <w:p w14:paraId="22F5A832" w14:textId="77777777" w:rsidR="00D92B39" w:rsidRDefault="00000000">
                        <w:pPr>
                          <w:spacing w:after="160" w:line="259" w:lineRule="auto"/>
                          <w:ind w:firstLine="0"/>
                          <w:jc w:val="left"/>
                        </w:pPr>
                        <w:r>
                          <w:rPr>
                            <w:rFonts w:ascii="Arial" w:eastAsia="Arial" w:hAnsi="Arial" w:cs="Arial"/>
                            <w:color w:val="FB8D61"/>
                            <w:sz w:val="14"/>
                          </w:rPr>
                          <w:t>concave: p&gt;0.999</w:t>
                        </w:r>
                      </w:p>
                    </w:txbxContent>
                  </v:textbox>
                </v:rect>
                <v:rect id="Rectangle 8922" o:spid="_x0000_s1132" style="position:absolute;left:30911;top:19744;width:9617;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" filled="f" stroked="f">
                  <v:textbox inset="0,0,0,0">
                    <w:txbxContent>
                      <w:p w14:paraId="1CEB893D" w14:textId="77777777" w:rsidR="00D92B39" w:rsidRDefault="00000000">
                        <w:pPr>
                          <w:spacing w:after="160" w:line="259" w:lineRule="auto"/>
                          <w:ind w:firstLine="0"/>
                          <w:jc w:val="left"/>
                        </w:pPr>
                        <w:r>
                          <w:rPr>
                            <w:rFonts w:ascii="Arial" w:eastAsia="Arial" w:hAnsi="Arial" w:cs="Arial"/>
                            <w:color w:val="8D9FCA"/>
                            <w:sz w:val="14"/>
                          </w:rPr>
                          <w:t>increase: p&lt;0.001</w:t>
                        </w:r>
                      </w:p>
                    </w:txbxContent>
                  </v:textbox>
                </v:rect>
                <v:rect id="Rectangle 8923" o:spid="_x0000_s1133" style="position:absolute;left:30760;top:21054;width:10020;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" filled="f" stroked="f">
                  <v:textbox inset="0,0,0,0">
                    <w:txbxContent>
                      <w:p w14:paraId="01A738A8" w14:textId="77777777" w:rsidR="00D92B39" w:rsidRDefault="00000000">
                        <w:pPr>
                          <w:spacing w:after="160" w:line="259" w:lineRule="auto"/>
                          <w:ind w:firstLine="0"/>
                          <w:jc w:val="left"/>
                        </w:pPr>
                        <w:r>
                          <w:rPr>
                            <w:rFonts w:ascii="Arial" w:eastAsia="Arial" w:hAnsi="Arial" w:cs="Arial"/>
                            <w:color w:val="8D9FCA"/>
                            <w:sz w:val="14"/>
                          </w:rPr>
                          <w:t>decrease: p&gt;0.999</w:t>
                        </w:r>
                      </w:p>
                    </w:txbxContent>
                  </v:textbox>
                </v:rect>
                <v:rect id="Rectangle 8924" o:spid="_x0000_s1134" style="position:absolute;left:31223;top:22364;width:8790;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" filled="f" stroked="f">
                  <v:textbox inset="0,0,0,0">
                    <w:txbxContent>
                      <w:p w14:paraId="1EDCCF61" w14:textId="77777777" w:rsidR="00D92B39" w:rsidRDefault="00000000">
                        <w:pPr>
                          <w:spacing w:after="160" w:line="259" w:lineRule="auto"/>
                          <w:ind w:firstLine="0"/>
                          <w:jc w:val="left"/>
                        </w:pPr>
                        <w:r>
                          <w:rPr>
                            <w:rFonts w:ascii="Arial" w:eastAsia="Arial" w:hAnsi="Arial" w:cs="Arial"/>
                            <w:color w:val="8D9FCA"/>
                            <w:sz w:val="14"/>
                          </w:rPr>
                          <w:t>convex: p&gt;0.999</w:t>
                        </w:r>
                      </w:p>
                    </w:txbxContent>
                  </v:textbox>
                </v:rect>
                <v:rect id="Rectangle 8925" o:spid="_x0000_s1135" style="position:absolute;left:30957;top:23674;width:9496;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f8lyQAAAOI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" filled="f" stroked="f">
                  <v:textbox inset="0,0,0,0">
                    <w:txbxContent>
                      <w:p w14:paraId="3016C1DD" w14:textId="77777777" w:rsidR="00D92B39" w:rsidRDefault="00000000">
                        <w:pPr>
                          <w:spacing w:after="160" w:line="259" w:lineRule="auto"/>
                          <w:ind w:firstLine="0"/>
                          <w:jc w:val="left"/>
                        </w:pPr>
                        <w:r>
                          <w:rPr>
                            <w:rFonts w:ascii="Arial" w:eastAsia="Arial" w:hAnsi="Arial" w:cs="Arial"/>
                            <w:color w:val="8D9FCA"/>
                            <w:sz w:val="14"/>
                          </w:rPr>
                          <w:t>concave: p=0.076</w:t>
                        </w:r>
                      </w:p>
                    </w:txbxContent>
                  </v:textbox>
                </v:rect>
                <v:rect id="Rectangle 8926" o:spid="_x0000_s1136" style="position:absolute;left:1076;top:21768;width:1371;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" filled="f" stroked="f">
                  <v:textbox inset="0,0,0,0">
                    <w:txbxContent>
                      <w:p w14:paraId="5B63A90F" w14:textId="77777777" w:rsidR="00D92B39" w:rsidRDefault="00000000">
                        <w:pPr>
                          <w:spacing w:after="160" w:line="259" w:lineRule="auto"/>
                          <w:ind w:firstLine="0"/>
                          <w:jc w:val="left"/>
                        </w:pPr>
                        <w:r>
                          <w:rPr>
                            <w:rFonts w:ascii="Arial" w:eastAsia="Arial" w:hAnsi="Arial" w:cs="Arial"/>
                            <w:color w:val="4D4D4D"/>
                            <w:sz w:val="12"/>
                          </w:rPr>
                          <w:t>0.6</w:t>
                        </w:r>
                      </w:p>
                    </w:txbxContent>
                  </v:textbox>
                </v:rect>
                <v:rect id="Rectangle 8927" o:spid="_x0000_s1137" style="position:absolute;left:1076;top:16545;width:1371;height: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" filled="f" stroked="f">
                  <v:textbox inset="0,0,0,0">
                    <w:txbxContent>
                      <w:p w14:paraId="1A17E581" w14:textId="77777777" w:rsidR="00D92B39" w:rsidRDefault="00000000">
                        <w:pPr>
                          <w:spacing w:after="160" w:line="259" w:lineRule="auto"/>
                          <w:ind w:firstLine="0"/>
                          <w:jc w:val="left"/>
                        </w:pPr>
                        <w:r>
                          <w:rPr>
                            <w:rFonts w:ascii="Arial" w:eastAsia="Arial" w:hAnsi="Arial" w:cs="Arial"/>
                            <w:color w:val="4D4D4D"/>
                            <w:sz w:val="12"/>
                          </w:rPr>
                          <w:t>0.7</w:t>
                        </w:r>
                      </w:p>
                    </w:txbxContent>
                  </v:textbox>
                </v:rect>
                <v:rect id="Rectangle 8928" o:spid="_x0000_s1138" style="position:absolute;left:1076;top:11322;width:1371;height: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" filled="f" stroked="f">
                  <v:textbox inset="0,0,0,0">
                    <w:txbxContent>
                      <w:p w14:paraId="3572713D" w14:textId="77777777" w:rsidR="00D92B39" w:rsidRDefault="00000000">
                        <w:pPr>
                          <w:spacing w:after="160" w:line="259" w:lineRule="auto"/>
                          <w:ind w:firstLine="0"/>
                          <w:jc w:val="left"/>
                        </w:pPr>
                        <w:r>
                          <w:rPr>
                            <w:rFonts w:ascii="Arial" w:eastAsia="Arial" w:hAnsi="Arial" w:cs="Arial"/>
                            <w:color w:val="4D4D4D"/>
                            <w:sz w:val="12"/>
                          </w:rPr>
                          <w:t>0.8</w:t>
                        </w:r>
                      </w:p>
                    </w:txbxContent>
                  </v:textbox>
                </v:rect>
                <v:rect id="Rectangle 8929" o:spid="_x0000_s1139" style="position:absolute;left:1076;top:6099;width:1371;height: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" filled="f" stroked="f">
                  <v:textbox inset="0,0,0,0">
                    <w:txbxContent>
                      <w:p w14:paraId="7A3682F6" w14:textId="77777777" w:rsidR="00D92B39" w:rsidRDefault="00000000">
                        <w:pPr>
                          <w:spacing w:after="160" w:line="259" w:lineRule="auto"/>
                          <w:ind w:firstLine="0"/>
                          <w:jc w:val="left"/>
                        </w:pPr>
                        <w:r>
                          <w:rPr>
                            <w:rFonts w:ascii="Arial" w:eastAsia="Arial" w:hAnsi="Arial" w:cs="Arial"/>
                            <w:color w:val="4D4D4D"/>
                            <w:sz w:val="12"/>
                          </w:rPr>
                          <w:t>0.9</w:t>
                        </w:r>
                      </w:p>
                    </w:txbxContent>
                  </v:textbox>
                </v:rect>
                <v:rect id="Rectangle 8930" o:spid="_x0000_s1140" style="position:absolute;left:1076;top:875;width:1371;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" filled="f" stroked="f">
                  <v:textbox inset="0,0,0,0">
                    <w:txbxContent>
                      <w:p w14:paraId="1189BF19" w14:textId="77777777" w:rsidR="00D92B39" w:rsidRDefault="00000000">
                        <w:pPr>
                          <w:spacing w:after="160" w:line="259" w:lineRule="auto"/>
                          <w:ind w:firstLine="0"/>
                          <w:jc w:val="left"/>
                        </w:pPr>
                        <w:r>
                          <w:rPr>
                            <w:rFonts w:ascii="Arial" w:eastAsia="Arial" w:hAnsi="Arial" w:cs="Arial"/>
                            <w:color w:val="4D4D4D"/>
                            <w:sz w:val="12"/>
                          </w:rPr>
                          <w:t>1.0</w:t>
                        </w:r>
                      </w:p>
                    </w:txbxContent>
                  </v:textbox>
                </v:rect>
                <v:rect id="Rectangle 8931" o:spid="_x0000_s1141" style="position:absolute;left:3476;top:25534;width:1920;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" filled="f" stroked="f">
                  <v:textbox inset="0,0,0,0">
                    <w:txbxContent>
                      <w:p w14:paraId="5D05D485" w14:textId="77777777" w:rsidR="00D92B39" w:rsidRDefault="00000000">
                        <w:pPr>
                          <w:spacing w:after="160" w:line="259" w:lineRule="auto"/>
                          <w:ind w:firstLine="0"/>
                          <w:jc w:val="left"/>
                        </w:pPr>
                        <w:r>
                          <w:rPr>
                            <w:rFonts w:ascii="Arial" w:eastAsia="Arial" w:hAnsi="Arial" w:cs="Arial"/>
                            <w:color w:val="4D4D4D"/>
                            <w:sz w:val="12"/>
                          </w:rPr>
                          <w:t>0.00</w:t>
                        </w:r>
                      </w:p>
                    </w:txbxContent>
                  </v:textbox>
                </v:rect>
                <v:rect id="Rectangle 8932" o:spid="_x0000_s1142" style="position:absolute;left:11901;top:25534;width:1920;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" filled="f" stroked="f">
                  <v:textbox inset="0,0,0,0">
                    <w:txbxContent>
                      <w:p w14:paraId="58D3D468" w14:textId="77777777" w:rsidR="00D92B39" w:rsidRDefault="00000000">
                        <w:pPr>
                          <w:spacing w:after="160" w:line="259" w:lineRule="auto"/>
                          <w:ind w:firstLine="0"/>
                          <w:jc w:val="left"/>
                        </w:pPr>
                        <w:r>
                          <w:rPr>
                            <w:rFonts w:ascii="Arial" w:eastAsia="Arial" w:hAnsi="Arial" w:cs="Arial"/>
                            <w:color w:val="4D4D4D"/>
                            <w:sz w:val="12"/>
                          </w:rPr>
                          <w:t>0.25</w:t>
                        </w:r>
                      </w:p>
                    </w:txbxContent>
                  </v:textbox>
                </v:rect>
                <v:rect id="Rectangle 8933" o:spid="_x0000_s1143" style="position:absolute;left:20325;top:25534;width:1920;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" filled="f" stroked="f">
                  <v:textbox inset="0,0,0,0">
                    <w:txbxContent>
                      <w:p w14:paraId="7C101DB0" w14:textId="77777777" w:rsidR="00D92B39" w:rsidRDefault="00000000">
                        <w:pPr>
                          <w:spacing w:after="160" w:line="259" w:lineRule="auto"/>
                          <w:ind w:firstLine="0"/>
                          <w:jc w:val="left"/>
                        </w:pPr>
                        <w:r>
                          <w:rPr>
                            <w:rFonts w:ascii="Arial" w:eastAsia="Arial" w:hAnsi="Arial" w:cs="Arial"/>
                            <w:color w:val="4D4D4D"/>
                            <w:sz w:val="12"/>
                          </w:rPr>
                          <w:t>0.50</w:t>
                        </w:r>
                      </w:p>
                    </w:txbxContent>
                  </v:textbox>
                </v:rect>
                <v:rect id="Rectangle 8934" o:spid="_x0000_s1144" style="position:absolute;left:28751;top:25534;width:1919;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" filled="f" stroked="f">
                  <v:textbox inset="0,0,0,0">
                    <w:txbxContent>
                      <w:p w14:paraId="40346CE5" w14:textId="77777777" w:rsidR="00D92B39" w:rsidRDefault="00000000">
                        <w:pPr>
                          <w:spacing w:after="160" w:line="259" w:lineRule="auto"/>
                          <w:ind w:firstLine="0"/>
                          <w:jc w:val="left"/>
                        </w:pPr>
                        <w:r>
                          <w:rPr>
                            <w:rFonts w:ascii="Arial" w:eastAsia="Arial" w:hAnsi="Arial" w:cs="Arial"/>
                            <w:color w:val="4D4D4D"/>
                            <w:sz w:val="12"/>
                          </w:rPr>
                          <w:t>0.75</w:t>
                        </w:r>
                      </w:p>
                    </w:txbxContent>
                  </v:textbox>
                </v:rect>
                <v:rect id="Rectangle 8935" o:spid="_x0000_s1145" style="position:absolute;left:37176;top:25534;width:1919;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" filled="f" stroked="f">
                  <v:textbox inset="0,0,0,0">
                    <w:txbxContent>
                      <w:p w14:paraId="2E79F86E" w14:textId="77777777" w:rsidR="00D92B39" w:rsidRDefault="00000000">
                        <w:pPr>
                          <w:spacing w:after="160" w:line="259" w:lineRule="auto"/>
                          <w:ind w:firstLine="0"/>
                          <w:jc w:val="left"/>
                        </w:pPr>
                        <w:r>
                          <w:rPr>
                            <w:rFonts w:ascii="Arial" w:eastAsia="Arial" w:hAnsi="Arial" w:cs="Arial"/>
                            <w:color w:val="4D4D4D"/>
                            <w:sz w:val="12"/>
                          </w:rPr>
                          <w:t>1.00</w:t>
                        </w:r>
                      </w:p>
                    </w:txbxContent>
                  </v:textbox>
                </v:rect>
                <v:rect id="Rectangle 8936" o:spid="_x0000_s1146" style="position:absolute;left:19989;top:26456;width:2814;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" filled="f" stroked="f">
                  <v:textbox inset="0,0,0,0">
                    <w:txbxContent>
                      <w:p w14:paraId="5FEB930D" w14:textId="77777777" w:rsidR="00D92B39" w:rsidRDefault="00000000">
                        <w:pPr>
                          <w:spacing w:after="160" w:line="259" w:lineRule="auto"/>
                          <w:ind w:firstLine="0"/>
                          <w:jc w:val="left"/>
                        </w:pPr>
                        <w:r>
                          <w:rPr>
                            <w:rFonts w:ascii="Arial" w:eastAsia="Arial" w:hAnsi="Arial" w:cs="Arial"/>
                            <w:sz w:val="14"/>
                          </w:rPr>
                          <w:t>Dose</w:t>
                        </w:r>
                      </w:p>
                    </w:txbxContent>
                  </v:textbox>
                </v:rect>
                <v:rect id="Rectangle 8937" o:spid="_x0000_s1147" style="position:absolute;left:-2156;top:11333;width:5427;height:111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" filled="f" stroked="f">
                  <v:textbox inset="0,0,0,0">
                    <w:txbxContent>
                      <w:p w14:paraId="0B6FFFAB" w14:textId="77777777" w:rsidR="00D92B39" w:rsidRDefault="00000000">
                        <w:pPr>
                          <w:spacing w:after="160" w:line="259" w:lineRule="auto"/>
                          <w:ind w:firstLine="0"/>
                          <w:jc w:val="left"/>
                        </w:pPr>
                        <w:r>
                          <w:rPr>
                            <w:rFonts w:ascii="Arial" w:eastAsia="Arial" w:hAnsi="Arial" w:cs="Arial"/>
                            <w:sz w:val="14"/>
                          </w:rPr>
                          <w:t>Response</w:t>
                        </w:r>
                      </w:p>
                    </w:txbxContent>
                  </v:textbox>
                </v:rect>
                <v:rect id="Rectangle 8938" o:spid="_x0000_s1148" style="position:absolute;left:40937;top:10589;width:335;height:11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" filled="f" stroked="f">
                  <v:textbox inset="0,0,0,0">
                    <w:txbxContent>
                      <w:p w14:paraId="1326E22C" w14:textId="77777777" w:rsidR="00D92B39" w:rsidRDefault="00000000">
                        <w:pPr>
                          <w:spacing w:after="160" w:line="259" w:lineRule="auto"/>
                          <w:ind w:firstLine="0"/>
                          <w:jc w:val="left"/>
                        </w:pPr>
                        <w:r>
                          <w:rPr>
                            <w:rFonts w:ascii="Arial" w:eastAsia="Arial" w:hAnsi="Arial" w:cs="Arial"/>
                            <w:sz w:val="14"/>
                          </w:rPr>
                          <w:t xml:space="preserve"> </w:t>
                        </w:r>
                      </w:p>
                    </w:txbxContent>
                  </v:textbox>
                </v:rect>
                <v:shape id="Shape 8939" o:spid="_x0000_s1149" style="position:absolute;left:41487;top:12342;width:322;height:322;visibility:visible;mso-wrap-style:square;v-text-anchor:top" coordsize="32220,321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" path="m16151,v8818,,16069,7169,16069,16069c32220,24886,24969,32138,16151,32138,7251,32138,,24886,,16069,,7169,7251,,16151,xe" fillcolor="#8d9fca" strokecolor="#8d9fca" strokeweight=".16253mm">
                  <v:stroke endcap="round"/>
                  <v:path arrowok="t" textboxrect="0,0,32220,32138"/>
                </v:shape>
                <v:shape id="Shape 8940" o:spid="_x0000_s1150" style="position:absolute;left:41487;top:13766;width:322;height:322;visibility:visible;mso-wrap-style:square;v-text-anchor:top" coordsize="32220,321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" path="m16151,v8818,,16069,7169,16069,16069c32220,24886,24969,32138,16151,32138,7251,32138,,24886,,16069,,7169,7251,,16151,xe" fillcolor="#fb8d61" strokecolor="#fb8d61" strokeweight=".16253mm">
                  <v:stroke endcap="round"/>
                  <v:path arrowok="t" textboxrect="0,0,32220,32138"/>
                </v:shape>
                <v:rect id="Rectangle 8941" o:spid="_x0000_s1151" style="position:absolute;left:42812;top:12237;width:4387;height: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" filled="f" stroked="f">
                  <v:textbox inset="0,0,0,0">
                    <w:txbxContent>
                      <w:p w14:paraId="2B0BACE3" w14:textId="77777777" w:rsidR="00D92B39" w:rsidRDefault="00000000">
                        <w:pPr>
                          <w:spacing w:after="160" w:line="259" w:lineRule="auto"/>
                          <w:ind w:firstLine="0"/>
                          <w:jc w:val="left"/>
                        </w:pPr>
                        <w:r>
                          <w:rPr>
                            <w:rFonts w:ascii="Arial" w:eastAsia="Arial" w:hAnsi="Arial" w:cs="Arial"/>
                            <w:sz w:val="12"/>
                          </w:rPr>
                          <w:t>Monotone</w:t>
                        </w:r>
                      </w:p>
                    </w:txbxContent>
                  </v:textbox>
                </v:rect>
                <v:rect id="Rectangle 8942" o:spid="_x0000_s1152" style="position:absolute;left:42812;top:13660;width:3673;height: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" filled="f" stroked="f">
                  <v:textbox inset="0,0,0,0">
                    <w:txbxContent>
                      <w:p w14:paraId="292BAE35" w14:textId="77777777" w:rsidR="00D92B39" w:rsidRDefault="00000000">
                        <w:pPr>
                          <w:spacing w:after="160" w:line="259" w:lineRule="auto"/>
                          <w:ind w:firstLine="0"/>
                          <w:jc w:val="left"/>
                        </w:pPr>
                        <w:r>
                          <w:rPr>
                            <w:rFonts w:ascii="Arial" w:eastAsia="Arial" w:hAnsi="Arial" w:cs="Arial"/>
                            <w:sz w:val="12"/>
                          </w:rPr>
                          <w:t>U shape</w:t>
                        </w:r>
                      </w:p>
                    </w:txbxContent>
                  </v:textbox>
                </v:rect>
                <w10:anchorlock/>
              </v:group>
            </w:pict>
          </mc:Fallback>
        </mc:AlternateContent>
      </w:r>
    </w:p>
    <w:p w14:paraId="6B39AC9E" w14:textId="77777777" w:rsidR="00D92B39" w:rsidRDefault="00000000">
      <w:pPr>
        <w:spacing w:after="446" w:line="251" w:lineRule="auto"/>
        <w:ind w:left="-5" w:hanging="10"/>
        <w:jc w:val="left"/>
      </w:pPr>
      <w:r>
        <w:rPr>
          <w:b/>
          <w:sz w:val="17"/>
        </w:rPr>
        <w:t xml:space="preserve">Figure 6. </w:t>
      </w:r>
      <w:r>
        <w:rPr>
          <w:sz w:val="17"/>
        </w:rPr>
        <w:t>Potential hormetic curves. U-shaped curves detected from the red points may prove hormetic with higher doses while monotone curves detected from the blue dots may reveal hormesis with low doses. A similar effect can happen within each dose range, but is less likely: a monotone curve may appear J-shaped if a few key doses are missing, and vice versa</w:t>
      </w:r>
    </w:p>
    <w:p w14:paraId="1EA018AB" w14:textId="77777777" w:rsidR="00D92B39" w:rsidRDefault="00000000">
      <w:pPr>
        <w:ind w:left="-15" w:right="-15" w:firstLine="0"/>
      </w:pPr>
      <w:r>
        <w:t>receptor (AhR) showed activity for goldenseal and is known to exhibit hormesis in the Tox21 dataset (</w:t>
      </w:r>
      <w:r>
        <w:rPr>
          <w:color w:val="FF0000"/>
        </w:rPr>
        <w:t>Zhao 2021</w:t>
      </w:r>
      <w:r>
        <w:t>). Endocrine disrupting chemicals are known to have non-monotonic dose-responses for the estrogen receptor (ER) (</w:t>
      </w:r>
      <w:r>
        <w:rPr>
          <w:color w:val="FF0000"/>
        </w:rPr>
        <w:t>Shi et al. 2022</w:t>
      </w:r>
      <w:r>
        <w:t>) and the androgen receptor (AR) (</w:t>
      </w:r>
      <w:r>
        <w:rPr>
          <w:color w:val="FF0000"/>
        </w:rPr>
        <w:t>Klimenko 2021</w:t>
      </w:r>
      <w:r>
        <w:t>), and we can find examples of hormesis across both assays.</w:t>
      </w:r>
    </w:p>
    <w:p w14:paraId="7EDF27EB" w14:textId="77777777" w:rsidR="00D92B39" w:rsidRDefault="00000000">
      <w:pPr>
        <w:ind w:left="-15" w:right="-15"/>
      </w:pPr>
      <w:r>
        <w:t xml:space="preserve">The method we propose requires care for edge cases where one shape transitions to another. The pvalues and results can be ambiguous, so we recommend review of any significant findings. The scatterplot (Figure </w:t>
      </w:r>
      <w:r>
        <w:rPr>
          <w:color w:val="FF0000"/>
        </w:rPr>
        <w:t>5</w:t>
      </w:r>
      <w:r>
        <w:t xml:space="preserve">) introduced in Section 2 can greatly improve the efficiency of this examination </w:t>
      </w:r>
      <w:r>
        <w:lastRenderedPageBreak/>
        <w:t>process as it highlights all the significant results (edges) and highly ambiguous results (near significant thresholds). The SHARP test itself must perform an approximation to the test distribution to determine the p-value, so there is some variability across tests and it is recommended to run the test ten to twenty times and utilize the median p-value or the most frequent shape category returned as the mode.</w:t>
      </w:r>
    </w:p>
    <w:p w14:paraId="520B4D5E" w14:textId="77777777" w:rsidR="00D92B39" w:rsidRDefault="00000000">
      <w:pPr>
        <w:ind w:left="-15" w:right="-15"/>
      </w:pPr>
      <w:r>
        <w:t>One issue we do not delve into is controlling the family-wise error rate across the combinations of assay and chemical. The SHARP method corrects for the multiple tests conducted for a specific dose response, but those tests are still specified with a significance threshold. A simple but conservative Bonferroni correction or a more precise method like Benjamini-Hochberg correction could be applied for the number of tests we are performing but is left for future work.</w:t>
      </w:r>
    </w:p>
    <w:p w14:paraId="16A3F7AD" w14:textId="77777777" w:rsidR="00D92B39" w:rsidRDefault="00000000">
      <w:pPr>
        <w:ind w:left="-15" w:right="-15"/>
      </w:pPr>
      <w:r>
        <w:t>Specifying hormesis more precisely is a direction for future work: in addition to reducing the variability of the testing procedure with SHARP, it may be helpful to explicitly test for a J-shaped curve rather than the less precise increasing-convex or decreasing-concave approach. Technically, an increasing-convex (decrease-concave) curve isn’t necessarily J-shape, as the magnitude of the initial dip (bump) could be close to zero. Explicitly specifying a J-shape curve can quantify the initial change and thus reduce false detection. Also, some dose response curves show a J-shape after an initial region of no response, which does not fall into the categories we specified for hormesis. Generalizing the classification for hormesis or developing a pre-processing pipeline to isolate doses of significant behavior may improve detection results. It is also not clear how to handle replicates, where each replicate may have a different shape.</w:t>
      </w:r>
    </w:p>
    <w:p w14:paraId="2B616A3C" w14:textId="77777777" w:rsidR="00D92B39" w:rsidRDefault="00000000">
      <w:pPr>
        <w:spacing w:after="415"/>
        <w:ind w:left="-15" w:right="-15"/>
      </w:pPr>
      <w:r>
        <w:t>An additional direction for future work is the extension into simple mixtures of chemicals or temporal effects. Given a higher-dimensional dose-response surface, it is possible that some slices will be hormetic, suggesting a beneficial proportion of ingredients. The general shape of the surface may classify as easily as the 1D cases, but it is possible that the surfaces will vary from concave to convex or increasing to decreasing and not be well defined. Temporal effects may be more difficult to ascertain but would align with the interpretation that complex physiological effects resulting from the ingestion of hormetic natural products could provide increased resilience to intense stress after some initial exposure to mild stress. Thus, a more nuanced analysis with respect to hormesis may reveal that “more is not necessarily better” when it comes to ingesting botanical products, and that the most beneficial doses to support health may not be the highest ones.</w:t>
      </w:r>
    </w:p>
    <w:p w14:paraId="53355716" w14:textId="77777777" w:rsidR="00D92B39" w:rsidRDefault="00000000">
      <w:pPr>
        <w:pStyle w:val="Heading2"/>
        <w:spacing w:after="82"/>
        <w:ind w:left="-5"/>
      </w:pPr>
      <w:r>
        <w:t>Code Availability</w:t>
      </w:r>
    </w:p>
    <w:p w14:paraId="405AD849" w14:textId="77777777" w:rsidR="00D92B39" w:rsidRDefault="00000000">
      <w:pPr>
        <w:spacing w:after="308"/>
        <w:ind w:left="-15" w:right="-15" w:firstLine="0"/>
      </w:pPr>
      <w:r>
        <w:t>Code for performing the analysis described in this manuscript is publicly available at https://github.com/YinglJin-0203/shorm. This software is written in the R programming language and will be available as a package called shorm on CRAN.</w:t>
      </w:r>
    </w:p>
    <w:p w14:paraId="78283492" w14:textId="77777777" w:rsidR="00D92B39" w:rsidRDefault="00000000">
      <w:pPr>
        <w:pStyle w:val="Heading3"/>
        <w:spacing w:after="91"/>
        <w:ind w:left="-5"/>
      </w:pPr>
      <w:r>
        <w:t>Acknowledgements</w:t>
      </w:r>
    </w:p>
    <w:p w14:paraId="3975ACE4" w14:textId="77777777" w:rsidR="00D92B39" w:rsidRDefault="00000000">
      <w:pPr>
        <w:spacing w:after="0" w:line="265" w:lineRule="auto"/>
        <w:ind w:left="-5" w:hanging="10"/>
      </w:pPr>
      <w:r>
        <w:rPr>
          <w:sz w:val="18"/>
        </w:rPr>
        <w:t>This study was supported in part by the Intramural Research Program of the National Center for Advancing</w:t>
      </w:r>
    </w:p>
    <w:p w14:paraId="72767739" w14:textId="77777777" w:rsidR="00D92B39" w:rsidRDefault="00000000">
      <w:pPr>
        <w:spacing w:after="0" w:line="265" w:lineRule="auto"/>
        <w:ind w:left="-5" w:hanging="10"/>
      </w:pPr>
      <w:r>
        <w:rPr>
          <w:sz w:val="18"/>
        </w:rPr>
        <w:t>Translational Sciences (NCATS) and the Interagency Agreement IAA #NTR 12003 from the National Institute of</w:t>
      </w:r>
    </w:p>
    <w:p w14:paraId="45C8C217" w14:textId="77777777" w:rsidR="00D92B39" w:rsidRDefault="00000000">
      <w:pPr>
        <w:spacing w:after="47" w:line="265" w:lineRule="auto"/>
        <w:ind w:left="-5" w:hanging="10"/>
      </w:pPr>
      <w:r>
        <w:rPr>
          <w:sz w:val="18"/>
        </w:rPr>
        <w:t>Environmental Health Sciences/Division of Translational Toxicology Program to the NCATS, National Institutes of Health.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41CAB3EA" w14:textId="77777777" w:rsidR="00D92B39" w:rsidRDefault="00000000">
      <w:pPr>
        <w:spacing w:after="422" w:line="265" w:lineRule="auto"/>
        <w:ind w:left="-15" w:firstLine="199"/>
      </w:pPr>
      <w:r>
        <w:rPr>
          <w:sz w:val="18"/>
        </w:rPr>
        <w:lastRenderedPageBreak/>
        <w:t>We thank Eric Bair, Shail Choksi, Betsy Scholl, and Bekki Elmore for their assistance in publishing the shorm package to CRAN.</w:t>
      </w:r>
    </w:p>
    <w:p w14:paraId="1864DD65" w14:textId="77777777" w:rsidR="00D92B39" w:rsidRDefault="00000000">
      <w:pPr>
        <w:pStyle w:val="Heading3"/>
        <w:spacing w:after="89"/>
        <w:ind w:left="-5"/>
      </w:pPr>
      <w:r>
        <w:t>References</w:t>
      </w:r>
    </w:p>
    <w:p w14:paraId="708E26CF" w14:textId="77777777" w:rsidR="00D92B39" w:rsidRDefault="00000000">
      <w:pPr>
        <w:spacing w:after="47" w:line="265" w:lineRule="auto"/>
        <w:ind w:left="304" w:hanging="319"/>
      </w:pPr>
      <w:r>
        <w:rPr>
          <w:sz w:val="18"/>
        </w:rPr>
        <w:t xml:space="preserve">Brain P and Cousens R (1989) An equation to describe dose responses where there is stimulation of growth at low doses. </w:t>
      </w:r>
      <w:r>
        <w:rPr>
          <w:i/>
          <w:sz w:val="18"/>
        </w:rPr>
        <w:t xml:space="preserve">Weed research </w:t>
      </w:r>
      <w:r>
        <w:rPr>
          <w:sz w:val="18"/>
        </w:rPr>
        <w:t>29(2).</w:t>
      </w:r>
    </w:p>
    <w:p w14:paraId="1873B91B" w14:textId="77777777" w:rsidR="00D92B39" w:rsidRDefault="00000000">
      <w:pPr>
        <w:spacing w:after="47" w:line="265" w:lineRule="auto"/>
        <w:ind w:left="-5" w:hanging="10"/>
      </w:pPr>
      <w:r>
        <w:rPr>
          <w:sz w:val="18"/>
        </w:rPr>
        <w:t xml:space="preserve">Calabrese EJ (2014) Hormesis: a fundamental concept in biology. </w:t>
      </w:r>
      <w:r>
        <w:rPr>
          <w:i/>
          <w:sz w:val="18"/>
        </w:rPr>
        <w:t xml:space="preserve">Microbial cell </w:t>
      </w:r>
      <w:r>
        <w:rPr>
          <w:sz w:val="18"/>
        </w:rPr>
        <w:t>1(5): 145.</w:t>
      </w:r>
    </w:p>
    <w:p w14:paraId="2A90F57C" w14:textId="77777777" w:rsidR="00D92B39" w:rsidRDefault="00000000">
      <w:pPr>
        <w:spacing w:after="47" w:line="265" w:lineRule="auto"/>
        <w:ind w:left="304" w:hanging="319"/>
      </w:pPr>
      <w:r>
        <w:rPr>
          <w:sz w:val="18"/>
        </w:rPr>
        <w:t xml:space="preserve">Calabrese EJ and Mattson MP (2017) How does hormesis impact biology, toxicology, and medicine? </w:t>
      </w:r>
      <w:r>
        <w:rPr>
          <w:i/>
          <w:sz w:val="18"/>
        </w:rPr>
        <w:t xml:space="preserve">NPJ aging and mechanisms of disease </w:t>
      </w:r>
      <w:r>
        <w:rPr>
          <w:sz w:val="18"/>
        </w:rPr>
        <w:t>3(1): 13.</w:t>
      </w:r>
    </w:p>
    <w:p w14:paraId="16266420" w14:textId="77777777" w:rsidR="00D92B39" w:rsidRDefault="00000000">
      <w:pPr>
        <w:spacing w:after="47" w:line="265" w:lineRule="auto"/>
        <w:ind w:left="304" w:hanging="319"/>
      </w:pPr>
      <w:r>
        <w:rPr>
          <w:sz w:val="18"/>
        </w:rPr>
        <w:t xml:space="preserve">Cedergreen N, Ritz C and Streibig JC (2005) Improved empirical models describing hormesis. </w:t>
      </w:r>
      <w:r>
        <w:rPr>
          <w:i/>
          <w:sz w:val="18"/>
        </w:rPr>
        <w:t xml:space="preserve">Environmental Toxicology and Chemistry </w:t>
      </w:r>
      <w:r>
        <w:rPr>
          <w:sz w:val="18"/>
        </w:rPr>
        <w:t>24(12): 3166–3172.</w:t>
      </w:r>
    </w:p>
    <w:p w14:paraId="59DBDD71" w14:textId="77777777" w:rsidR="00D92B39" w:rsidRDefault="00000000">
      <w:pPr>
        <w:spacing w:after="47" w:line="265" w:lineRule="auto"/>
        <w:ind w:left="304" w:hanging="319"/>
      </w:pPr>
      <w:r>
        <w:rPr>
          <w:sz w:val="18"/>
        </w:rPr>
        <w:t xml:space="preserve">De Cabo R and Mattson MP (2019) Effects of intermittent fasting on health, aging, and disease. </w:t>
      </w:r>
      <w:r>
        <w:rPr>
          <w:i/>
          <w:sz w:val="18"/>
        </w:rPr>
        <w:t xml:space="preserve">New England Journal of Medicine </w:t>
      </w:r>
      <w:r>
        <w:rPr>
          <w:sz w:val="18"/>
        </w:rPr>
        <w:t>381(26): 2541–2551.</w:t>
      </w:r>
    </w:p>
    <w:p w14:paraId="62CB0C45" w14:textId="77777777" w:rsidR="00D92B39" w:rsidRDefault="00000000">
      <w:pPr>
        <w:spacing w:after="24" w:line="265" w:lineRule="auto"/>
        <w:ind w:left="-5" w:hanging="10"/>
      </w:pPr>
      <w:r>
        <w:rPr>
          <w:sz w:val="18"/>
        </w:rPr>
        <w:t xml:space="preserve">Holm S (1979) A simple sequentially rejective multiple test procedure. </w:t>
      </w:r>
      <w:r>
        <w:rPr>
          <w:i/>
          <w:sz w:val="18"/>
        </w:rPr>
        <w:t xml:space="preserve">Scandinavian journal of statistics </w:t>
      </w:r>
      <w:r>
        <w:rPr>
          <w:sz w:val="18"/>
        </w:rPr>
        <w:t>: 65–70.</w:t>
      </w:r>
    </w:p>
    <w:p w14:paraId="22A29334" w14:textId="77777777" w:rsidR="00D92B39" w:rsidRDefault="00000000">
      <w:pPr>
        <w:spacing w:after="24" w:line="265" w:lineRule="auto"/>
        <w:ind w:left="304" w:hanging="319"/>
      </w:pPr>
      <w:r>
        <w:rPr>
          <w:sz w:val="18"/>
        </w:rPr>
        <w:t>Hubbard TD, Hsieh JH, Rider CV, Sipes NS, Sedykh A, Collins BJ, Auerbach SS, Xia M, Huang R, Walker NJ et al. (2019) Using tox21 high-throughput screening assays for the evaluation of botanical and dietary supplements.</w:t>
      </w:r>
    </w:p>
    <w:p w14:paraId="51F5E717" w14:textId="77777777" w:rsidR="00D92B39" w:rsidRDefault="00000000">
      <w:pPr>
        <w:spacing w:after="11" w:line="259" w:lineRule="auto"/>
        <w:ind w:left="329" w:hanging="10"/>
        <w:jc w:val="left"/>
      </w:pPr>
      <w:r>
        <w:rPr>
          <w:i/>
          <w:sz w:val="18"/>
        </w:rPr>
        <w:t xml:space="preserve">Applied In Vitro Toxicology </w:t>
      </w:r>
      <w:r>
        <w:rPr>
          <w:sz w:val="18"/>
        </w:rPr>
        <w:t>5(1): 10–25.</w:t>
      </w:r>
    </w:p>
    <w:p w14:paraId="61AF35D8" w14:textId="77777777" w:rsidR="00D92B39" w:rsidRDefault="00000000">
      <w:pPr>
        <w:spacing w:after="47" w:line="265" w:lineRule="auto"/>
        <w:ind w:left="304" w:hanging="319"/>
      </w:pPr>
      <w:r>
        <w:rPr>
          <w:sz w:val="18"/>
        </w:rPr>
        <w:t xml:space="preserve">Klimenko K (2021) Examining the evidence of non-monotonic dose-response in androgen receptor agonism highthroughput screening assay. </w:t>
      </w:r>
      <w:r>
        <w:rPr>
          <w:i/>
          <w:sz w:val="18"/>
        </w:rPr>
        <w:t xml:space="preserve">Toxicology and Applied Pharmacology </w:t>
      </w:r>
      <w:r>
        <w:rPr>
          <w:sz w:val="18"/>
        </w:rPr>
        <w:t>410: 115338.</w:t>
      </w:r>
    </w:p>
    <w:p w14:paraId="19B18D2B" w14:textId="77777777" w:rsidR="00D92B39" w:rsidRDefault="00000000">
      <w:pPr>
        <w:tabs>
          <w:tab w:val="right" w:pos="8306"/>
        </w:tabs>
        <w:spacing w:line="265" w:lineRule="auto"/>
        <w:ind w:left="-15" w:firstLine="0"/>
        <w:jc w:val="left"/>
      </w:pPr>
      <w:r>
        <w:rPr>
          <w:sz w:val="18"/>
        </w:rPr>
        <w:t xml:space="preserve">Meyer M (2008) Inference using shape-restricted regression splines. </w:t>
      </w:r>
      <w:r>
        <w:rPr>
          <w:i/>
          <w:sz w:val="18"/>
        </w:rPr>
        <w:t xml:space="preserve">The Annals of Applied Statistics </w:t>
      </w:r>
      <w:r>
        <w:rPr>
          <w:sz w:val="18"/>
        </w:rPr>
        <w:t>2.</w:t>
      </w:r>
      <w:r>
        <w:rPr>
          <w:sz w:val="18"/>
        </w:rPr>
        <w:tab/>
        <w:t>DOI:</w:t>
      </w:r>
    </w:p>
    <w:p w14:paraId="4B815B19" w14:textId="77777777" w:rsidR="00D92B39" w:rsidRDefault="00000000">
      <w:pPr>
        <w:spacing w:after="47" w:line="265" w:lineRule="auto"/>
        <w:ind w:left="329" w:hanging="10"/>
      </w:pPr>
      <w:r>
        <w:rPr>
          <w:sz w:val="18"/>
        </w:rPr>
        <w:t>10.1214/08-AOAS167.</w:t>
      </w:r>
    </w:p>
    <w:p w14:paraId="3C90BBED" w14:textId="77777777" w:rsidR="00D92B39" w:rsidRDefault="00000000">
      <w:pPr>
        <w:spacing w:after="24" w:line="265" w:lineRule="auto"/>
        <w:ind w:left="-5" w:hanging="10"/>
      </w:pPr>
      <w:r>
        <w:rPr>
          <w:sz w:val="18"/>
        </w:rPr>
        <w:t xml:space="preserve">Ramsay J (1988) Monotone regression splines in action. </w:t>
      </w:r>
      <w:r>
        <w:rPr>
          <w:i/>
          <w:sz w:val="18"/>
        </w:rPr>
        <w:t xml:space="preserve">Statistical Science </w:t>
      </w:r>
      <w:r>
        <w:rPr>
          <w:sz w:val="18"/>
        </w:rPr>
        <w:t>3. DOI:10.1214/ss/1177012761.</w:t>
      </w:r>
    </w:p>
    <w:p w14:paraId="178657E1" w14:textId="77777777" w:rsidR="00D92B39" w:rsidRDefault="00000000">
      <w:pPr>
        <w:spacing w:after="47" w:line="265" w:lineRule="auto"/>
        <w:ind w:left="304" w:hanging="319"/>
      </w:pPr>
      <w:r>
        <w:rPr>
          <w:sz w:val="18"/>
        </w:rPr>
        <w:t xml:space="preserve">Shi Z, Xia M, Xiao S and Zhang Q (2022) Identification of nonmonotonic concentration-responses in tox21 highthroughput screening estrogen receptor assays. </w:t>
      </w:r>
      <w:r>
        <w:rPr>
          <w:i/>
          <w:sz w:val="18"/>
        </w:rPr>
        <w:t xml:space="preserve">Toxicology and applied pharmacology </w:t>
      </w:r>
      <w:r>
        <w:rPr>
          <w:sz w:val="18"/>
        </w:rPr>
        <w:t>452: 116206.</w:t>
      </w:r>
    </w:p>
    <w:p w14:paraId="17E611FB" w14:textId="77777777" w:rsidR="00D92B39" w:rsidRDefault="00000000">
      <w:pPr>
        <w:spacing w:line="265" w:lineRule="auto"/>
        <w:ind w:left="-5" w:hanging="10"/>
      </w:pPr>
      <w:r>
        <w:rPr>
          <w:sz w:val="18"/>
        </w:rPr>
        <w:t xml:space="preserve">Son TG, Camandola S and Mattson MP (2008) Hormetic dietary phytochemicals. </w:t>
      </w:r>
      <w:r>
        <w:rPr>
          <w:i/>
          <w:sz w:val="18"/>
        </w:rPr>
        <w:t xml:space="preserve">Neuromolecular medicine </w:t>
      </w:r>
      <w:r>
        <w:rPr>
          <w:sz w:val="18"/>
        </w:rPr>
        <w:t>10(4):</w:t>
      </w:r>
    </w:p>
    <w:p w14:paraId="704C8958" w14:textId="77777777" w:rsidR="00D92B39" w:rsidRDefault="00000000">
      <w:pPr>
        <w:spacing w:after="18" w:line="265" w:lineRule="auto"/>
        <w:ind w:left="329" w:hanging="10"/>
      </w:pPr>
      <w:r>
        <w:rPr>
          <w:sz w:val="18"/>
        </w:rPr>
        <w:t>236–246.</w:t>
      </w:r>
    </w:p>
    <w:p w14:paraId="433DF9E4" w14:textId="77777777" w:rsidR="00D92B39" w:rsidRDefault="00000000">
      <w:pPr>
        <w:spacing w:after="18" w:line="265" w:lineRule="auto"/>
        <w:ind w:left="304" w:hanging="319"/>
      </w:pPr>
      <w:r>
        <w:rPr>
          <w:sz w:val="18"/>
        </w:rPr>
        <w:t xml:space="preserve">Thomas RS, Paules RS, Simeonov A, Fitzpatrick SC, Crofton KM, Casey WM and Mendrick DL (2018) The us federal tox21 program: A strategic and operational plan for continued leadership. </w:t>
      </w:r>
      <w:r>
        <w:rPr>
          <w:i/>
          <w:sz w:val="18"/>
        </w:rPr>
        <w:t xml:space="preserve">Altex </w:t>
      </w:r>
      <w:r>
        <w:rPr>
          <w:sz w:val="18"/>
        </w:rPr>
        <w:t>35(2): 163.</w:t>
      </w:r>
    </w:p>
    <w:p w14:paraId="3BA88282" w14:textId="77777777" w:rsidR="00D92B39" w:rsidRDefault="00000000">
      <w:pPr>
        <w:spacing w:after="19" w:line="265" w:lineRule="auto"/>
        <w:ind w:left="304" w:hanging="319"/>
      </w:pPr>
      <w:r>
        <w:rPr>
          <w:sz w:val="18"/>
        </w:rPr>
        <w:t xml:space="preserve">Yin Q, Xun X, Peddada SD and Adibi JJ (2021) Shape detection using semi-parametric shape-restricted mixed effects regression spline with applications. </w:t>
      </w:r>
      <w:r>
        <w:rPr>
          <w:i/>
          <w:sz w:val="18"/>
        </w:rPr>
        <w:t xml:space="preserve">Sankhya B </w:t>
      </w:r>
      <w:r>
        <w:rPr>
          <w:sz w:val="18"/>
        </w:rPr>
        <w:t>83(Suppl 1): 65–85.</w:t>
      </w:r>
    </w:p>
    <w:p w14:paraId="4AA39788" w14:textId="77777777" w:rsidR="00D92B39" w:rsidRDefault="00000000">
      <w:pPr>
        <w:spacing w:after="24" w:line="265" w:lineRule="auto"/>
        <w:ind w:left="-5" w:hanging="10"/>
      </w:pPr>
      <w:r>
        <w:rPr>
          <w:sz w:val="18"/>
        </w:rPr>
        <w:t>Yuan H, Ma Q, Ye L and Piao G (2016) The traditional medicine and modern medicine from natural products.</w:t>
      </w:r>
    </w:p>
    <w:p w14:paraId="00F9223D" w14:textId="77777777" w:rsidR="00D92B39" w:rsidRDefault="00000000">
      <w:pPr>
        <w:spacing w:after="47" w:line="265" w:lineRule="auto"/>
        <w:ind w:left="329" w:hanging="10"/>
      </w:pPr>
      <w:r>
        <w:rPr>
          <w:i/>
          <w:sz w:val="18"/>
        </w:rPr>
        <w:t xml:space="preserve">Molecules </w:t>
      </w:r>
      <w:r>
        <w:rPr>
          <w:sz w:val="18"/>
        </w:rPr>
        <w:t>21(5): 559.</w:t>
      </w:r>
    </w:p>
    <w:p w14:paraId="70A32BDD" w14:textId="77777777" w:rsidR="00D92B39" w:rsidRDefault="00000000">
      <w:pPr>
        <w:spacing w:after="11" w:line="259" w:lineRule="auto"/>
        <w:ind w:left="-5" w:hanging="10"/>
        <w:jc w:val="left"/>
      </w:pPr>
      <w:r>
        <w:rPr>
          <w:sz w:val="18"/>
        </w:rPr>
        <w:t xml:space="preserve">Zhao Y (2021) </w:t>
      </w:r>
      <w:r>
        <w:rPr>
          <w:i/>
          <w:sz w:val="18"/>
        </w:rPr>
        <w:t>Computational Analysis and Modeling of Tox21 AhR Activation High-Throughput Screening Assays</w:t>
      </w:r>
      <w:r>
        <w:rPr>
          <w:sz w:val="18"/>
        </w:rPr>
        <w:t>.</w:t>
      </w:r>
    </w:p>
    <w:p w14:paraId="3ED6B5D9" w14:textId="77777777" w:rsidR="00D92B39" w:rsidRDefault="00000000">
      <w:pPr>
        <w:spacing w:after="428" w:line="265" w:lineRule="auto"/>
        <w:ind w:left="329" w:hanging="10"/>
      </w:pPr>
      <w:r>
        <w:rPr>
          <w:sz w:val="18"/>
        </w:rPr>
        <w:t>Master’s Thesis, Emory University.</w:t>
      </w:r>
    </w:p>
    <w:p w14:paraId="4E0B0EBD" w14:textId="77777777" w:rsidR="00D92B39" w:rsidRDefault="00000000">
      <w:pPr>
        <w:pStyle w:val="Heading2"/>
        <w:spacing w:after="61"/>
        <w:ind w:left="-5"/>
      </w:pPr>
      <w:r>
        <w:t>Appendix - Methodology Details</w:t>
      </w:r>
    </w:p>
    <w:p w14:paraId="19413863" w14:textId="77777777" w:rsidR="00D92B39" w:rsidRDefault="00000000">
      <w:pPr>
        <w:spacing w:after="248"/>
        <w:ind w:left="-15" w:right="-15" w:firstLine="0"/>
      </w:pPr>
      <w:r>
        <w:t xml:space="preserve">The shape-restricted regression spline </w:t>
      </w:r>
      <w:r>
        <w:rPr>
          <w:color w:val="FF0000"/>
        </w:rPr>
        <w:t xml:space="preserve">Yin et al. </w:t>
      </w:r>
      <w:r>
        <w:t>(</w:t>
      </w:r>
      <w:r>
        <w:rPr>
          <w:color w:val="FF0000"/>
        </w:rPr>
        <w:t>2021</w:t>
      </w:r>
      <w:r>
        <w:t>) tests against four possible dose response shapes: increasing or decreasing and concave or convex. The method relies on fitting the data with appropriate splines (I-splines for monotonicity, C-splines for convexity) and comparing the coefficients (</w:t>
      </w:r>
      <w:r>
        <w:rPr>
          <w:rFonts w:ascii="Cambria" w:eastAsia="Cambria" w:hAnsi="Cambria" w:cs="Cambria"/>
          <w:i/>
        </w:rPr>
        <w:t>β</w:t>
      </w:r>
      <w:r>
        <w:rPr>
          <w:rFonts w:ascii="Cambria" w:eastAsia="Cambria" w:hAnsi="Cambria" w:cs="Cambria"/>
          <w:sz w:val="31"/>
          <w:vertAlign w:val="superscript"/>
        </w:rPr>
        <w:t>ˆ</w:t>
      </w:r>
      <w:r>
        <w:rPr>
          <w:rFonts w:ascii="Cambria" w:eastAsia="Cambria" w:hAnsi="Cambria" w:cs="Cambria"/>
          <w:i/>
          <w:vertAlign w:val="subscript"/>
        </w:rPr>
        <w:t>i</w:t>
      </w:r>
      <w:r>
        <w:t xml:space="preserve">) to models </w:t>
      </w:r>
      <w:r>
        <w:lastRenderedPageBreak/>
        <w:t>where the coefficients are subsequently projected onto strictly positive or strictly negative domains. The test statistic is</w:t>
      </w:r>
    </w:p>
    <w:p w14:paraId="761CEBA1" w14:textId="77777777" w:rsidR="00D92B39" w:rsidRDefault="00000000">
      <w:pPr>
        <w:spacing w:after="1" w:line="259" w:lineRule="auto"/>
        <w:ind w:left="448" w:firstLine="0"/>
        <w:jc w:val="center"/>
      </w:pPr>
      <w:r>
        <w:rPr>
          <w:rFonts w:ascii="Cambria" w:eastAsia="Cambria" w:hAnsi="Cambria" w:cs="Cambria"/>
          <w:i/>
        </w:rPr>
        <w:t>β</w:t>
      </w:r>
      <w:r>
        <w:rPr>
          <w:rFonts w:ascii="Cambria" w:eastAsia="Cambria" w:hAnsi="Cambria" w:cs="Cambria"/>
        </w:rPr>
        <w:t>ˆ</w:t>
      </w:r>
      <w:r>
        <w:rPr>
          <w:rFonts w:ascii="Cambria" w:eastAsia="Cambria" w:hAnsi="Cambria" w:cs="Cambria"/>
          <w:i/>
          <w:sz w:val="14"/>
        </w:rPr>
        <w:t>i</w:t>
      </w:r>
      <w:r>
        <w:rPr>
          <w:rFonts w:ascii="Cambria" w:eastAsia="Cambria" w:hAnsi="Cambria" w:cs="Cambria"/>
          <w:sz w:val="14"/>
        </w:rPr>
        <w:t>⊤</w:t>
      </w:r>
      <w:r>
        <w:rPr>
          <w:rFonts w:ascii="Cambria" w:eastAsia="Cambria" w:hAnsi="Cambria" w:cs="Cambria"/>
        </w:rPr>
        <w:t>Σ</w:t>
      </w:r>
      <w:r>
        <w:rPr>
          <w:rFonts w:ascii="Cambria" w:eastAsia="Cambria" w:hAnsi="Cambria" w:cs="Cambria"/>
          <w:sz w:val="14"/>
        </w:rPr>
        <w:t>−</w:t>
      </w:r>
      <w:r>
        <w:rPr>
          <w:rFonts w:ascii="Cambria" w:eastAsia="Cambria" w:hAnsi="Cambria" w:cs="Cambria"/>
          <w:i/>
          <w:sz w:val="14"/>
        </w:rPr>
        <w:t xml:space="preserve">i </w:t>
      </w:r>
      <w:r>
        <w:rPr>
          <w:rFonts w:ascii="Cambria" w:eastAsia="Cambria" w:hAnsi="Cambria" w:cs="Cambria"/>
          <w:sz w:val="14"/>
        </w:rPr>
        <w:t>1</w:t>
      </w:r>
      <w:r>
        <w:rPr>
          <w:rFonts w:ascii="Cambria" w:eastAsia="Cambria" w:hAnsi="Cambria" w:cs="Cambria"/>
          <w:i/>
        </w:rPr>
        <w:t>β</w:t>
      </w:r>
      <w:r>
        <w:rPr>
          <w:rFonts w:ascii="Cambria" w:eastAsia="Cambria" w:hAnsi="Cambria" w:cs="Cambria"/>
        </w:rPr>
        <w:t>ˆ</w:t>
      </w:r>
      <w:r>
        <w:rPr>
          <w:rFonts w:ascii="Cambria" w:eastAsia="Cambria" w:hAnsi="Cambria" w:cs="Cambria"/>
          <w:i/>
          <w:sz w:val="14"/>
        </w:rPr>
        <w:t xml:space="preserve">i </w:t>
      </w:r>
      <w:r>
        <w:rPr>
          <w:rFonts w:ascii="Cambria" w:eastAsia="Cambria" w:hAnsi="Cambria" w:cs="Cambria"/>
        </w:rPr>
        <w:t>− argmin</w:t>
      </w:r>
      <w:r>
        <w:rPr>
          <w:rFonts w:ascii="Cambria" w:eastAsia="Cambria" w:hAnsi="Cambria" w:cs="Cambria"/>
          <w:i/>
          <w:sz w:val="14"/>
        </w:rPr>
        <w:t>β</w:t>
      </w:r>
      <w:r>
        <w:rPr>
          <w:rFonts w:ascii="Cambria" w:eastAsia="Cambria" w:hAnsi="Cambria" w:cs="Cambria"/>
          <w:sz w:val="14"/>
        </w:rPr>
        <w:t>∈</w:t>
      </w:r>
      <w:r>
        <w:rPr>
          <w:rFonts w:ascii="Cambria" w:eastAsia="Cambria" w:hAnsi="Cambria" w:cs="Cambria"/>
          <w:i/>
          <w:sz w:val="14"/>
        </w:rPr>
        <w:t>O</w:t>
      </w:r>
      <w:r>
        <w:rPr>
          <w:rFonts w:ascii="Cambria" w:eastAsia="Cambria" w:hAnsi="Cambria" w:cs="Cambria"/>
        </w:rPr>
        <w:t>(</w:t>
      </w:r>
      <w:r>
        <w:rPr>
          <w:rFonts w:ascii="Cambria" w:eastAsia="Cambria" w:hAnsi="Cambria" w:cs="Cambria"/>
          <w:i/>
        </w:rPr>
        <w:t xml:space="preserve">β </w:t>
      </w:r>
      <w:r>
        <w:rPr>
          <w:rFonts w:ascii="Cambria" w:eastAsia="Cambria" w:hAnsi="Cambria" w:cs="Cambria"/>
        </w:rPr>
        <w:t xml:space="preserve">− </w:t>
      </w:r>
      <w:r>
        <w:rPr>
          <w:rFonts w:ascii="Cambria" w:eastAsia="Cambria" w:hAnsi="Cambria" w:cs="Cambria"/>
          <w:i/>
        </w:rPr>
        <w:t>β</w:t>
      </w:r>
      <w:r>
        <w:rPr>
          <w:rFonts w:ascii="Cambria" w:eastAsia="Cambria" w:hAnsi="Cambria" w:cs="Cambria"/>
        </w:rPr>
        <w:t>ˆ</w:t>
      </w:r>
      <w:r>
        <w:rPr>
          <w:rFonts w:ascii="Cambria" w:eastAsia="Cambria" w:hAnsi="Cambria" w:cs="Cambria"/>
          <w:i/>
          <w:sz w:val="14"/>
        </w:rPr>
        <w:t>i</w:t>
      </w:r>
      <w:r>
        <w:rPr>
          <w:rFonts w:ascii="Cambria" w:eastAsia="Cambria" w:hAnsi="Cambria" w:cs="Cambria"/>
        </w:rPr>
        <w:t>)</w:t>
      </w:r>
      <w:r>
        <w:rPr>
          <w:rFonts w:ascii="Cambria" w:eastAsia="Cambria" w:hAnsi="Cambria" w:cs="Cambria"/>
          <w:sz w:val="14"/>
        </w:rPr>
        <w:t>⊤</w:t>
      </w:r>
      <w:r>
        <w:rPr>
          <w:rFonts w:ascii="Cambria" w:eastAsia="Cambria" w:hAnsi="Cambria" w:cs="Cambria"/>
        </w:rPr>
        <w:t>Σ</w:t>
      </w:r>
      <w:r>
        <w:rPr>
          <w:rFonts w:ascii="Cambria" w:eastAsia="Cambria" w:hAnsi="Cambria" w:cs="Cambria"/>
          <w:sz w:val="14"/>
        </w:rPr>
        <w:t>−</w:t>
      </w:r>
      <w:r>
        <w:rPr>
          <w:rFonts w:ascii="Cambria" w:eastAsia="Cambria" w:hAnsi="Cambria" w:cs="Cambria"/>
          <w:i/>
          <w:sz w:val="14"/>
        </w:rPr>
        <w:t xml:space="preserve">i </w:t>
      </w:r>
      <w:r>
        <w:rPr>
          <w:rFonts w:ascii="Cambria" w:eastAsia="Cambria" w:hAnsi="Cambria" w:cs="Cambria"/>
          <w:sz w:val="14"/>
        </w:rPr>
        <w:t>1</w:t>
      </w:r>
      <w:r>
        <w:rPr>
          <w:rFonts w:ascii="Cambria" w:eastAsia="Cambria" w:hAnsi="Cambria" w:cs="Cambria"/>
        </w:rPr>
        <w:t>(</w:t>
      </w:r>
      <w:r>
        <w:rPr>
          <w:rFonts w:ascii="Cambria" w:eastAsia="Cambria" w:hAnsi="Cambria" w:cs="Cambria"/>
          <w:i/>
        </w:rPr>
        <w:t xml:space="preserve">β </w:t>
      </w:r>
      <w:r>
        <w:rPr>
          <w:rFonts w:ascii="Cambria" w:eastAsia="Cambria" w:hAnsi="Cambria" w:cs="Cambria"/>
        </w:rPr>
        <w:t xml:space="preserve">− </w:t>
      </w:r>
      <w:r>
        <w:rPr>
          <w:rFonts w:ascii="Cambria" w:eastAsia="Cambria" w:hAnsi="Cambria" w:cs="Cambria"/>
          <w:i/>
        </w:rPr>
        <w:t>β</w:t>
      </w:r>
      <w:r>
        <w:rPr>
          <w:rFonts w:ascii="Cambria" w:eastAsia="Cambria" w:hAnsi="Cambria" w:cs="Cambria"/>
        </w:rPr>
        <w:t>ˆ</w:t>
      </w:r>
      <w:r>
        <w:rPr>
          <w:rFonts w:ascii="Cambria" w:eastAsia="Cambria" w:hAnsi="Cambria" w:cs="Cambria"/>
          <w:i/>
          <w:sz w:val="14"/>
        </w:rPr>
        <w:t>i</w:t>
      </w:r>
      <w:r>
        <w:rPr>
          <w:rFonts w:ascii="Cambria" w:eastAsia="Cambria" w:hAnsi="Cambria" w:cs="Cambria"/>
        </w:rPr>
        <w:t>)</w:t>
      </w:r>
    </w:p>
    <w:p w14:paraId="4E886C22" w14:textId="77777777" w:rsidR="00D92B39" w:rsidRDefault="00000000">
      <w:pPr>
        <w:spacing w:after="57" w:line="259" w:lineRule="auto"/>
        <w:ind w:left="1946" w:firstLine="0"/>
        <w:jc w:val="left"/>
      </w:pPr>
      <w:r>
        <w:rPr>
          <w:rFonts w:ascii="Cambria" w:eastAsia="Cambria" w:hAnsi="Cambria" w:cs="Cambria"/>
          <w:i/>
        </w:rPr>
        <w:t>T</w:t>
      </w:r>
      <w:r>
        <w:rPr>
          <w:rFonts w:ascii="Cambria" w:eastAsia="Cambria" w:hAnsi="Cambria" w:cs="Cambria"/>
          <w:i/>
          <w:vertAlign w:val="subscript"/>
        </w:rPr>
        <w:t xml:space="preserve">i </w:t>
      </w:r>
      <w:r>
        <w:rPr>
          <w:rFonts w:ascii="Cambria" w:eastAsia="Cambria" w:hAnsi="Cambria" w:cs="Cambria"/>
        </w:rPr>
        <w:t xml:space="preserve">= </w:t>
      </w:r>
      <w:r>
        <w:rPr>
          <w:noProof/>
          <w:sz w:val="22"/>
        </w:rPr>
        <mc:AlternateContent>
          <mc:Choice Requires="wpg">
            <w:drawing>
              <wp:inline distT="0" distB="0" distL="0" distR="0" wp14:anchorId="3A6BF453" wp14:editId="5A88D797">
                <wp:extent cx="2487714" cy="5055"/>
                <wp:effectExtent l="0" t="0" r="0" b="0"/>
                <wp:docPr id="57157" name="Group 57157"/>
                <wp:cNvGraphicFramePr/>
                <a:graphic xmlns:a="http://schemas.openxmlformats.org/drawingml/2006/main">
                  <a:graphicData uri="http://schemas.microsoft.com/office/word/2010/wordprocessingGroup">
                    <wpg:wgp>
                      <wpg:cNvGrpSpPr/>
                      <wpg:grpSpPr>
                        <a:xfrm>
                          <a:off x="0" y="0"/>
                          <a:ext cx="2487714" cy="5055"/>
                          <a:chOff x="0" y="0"/>
                          <a:chExt cx="2487714" cy="5055"/>
                        </a:xfrm>
                      </wpg:grpSpPr>
                      <wps:wsp>
                        <wps:cNvPr id="9159" name="Shape 9159"/>
                        <wps:cNvSpPr/>
                        <wps:spPr>
                          <a:xfrm>
                            <a:off x="0" y="0"/>
                            <a:ext cx="2487714" cy="0"/>
                          </a:xfrm>
                          <a:custGeom>
                            <a:avLst/>
                            <a:gdLst/>
                            <a:ahLst/>
                            <a:cxnLst/>
                            <a:rect l="0" t="0" r="0" b="0"/>
                            <a:pathLst>
                              <a:path w="2487714">
                                <a:moveTo>
                                  <a:pt x="0" y="0"/>
                                </a:moveTo>
                                <a:lnTo>
                                  <a:pt x="24877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157" style="width:195.883pt;height:0.398pt;mso-position-horizontal-relative:char;mso-position-vertical-relative:line" coordsize="24877,50">
                <v:shape id="Shape 9159" style="position:absolute;width:24877;height:0;left:0;top:0;" coordsize="2487714,0" path="m0,0l2487714,0">
                  <v:stroke weight="0.398pt" endcap="flat" joinstyle="miter" miterlimit="10" on="true" color="#000000"/>
                  <v:fill on="false" color="#000000" opacity="0"/>
                </v:shape>
              </v:group>
            </w:pict>
          </mc:Fallback>
        </mc:AlternateContent>
      </w:r>
      <w:r>
        <w:rPr>
          <w:noProof/>
        </w:rPr>
        <w:drawing>
          <wp:inline distT="0" distB="0" distL="0" distR="0" wp14:anchorId="4EC3989E" wp14:editId="40C2BA4B">
            <wp:extent cx="493776" cy="164592"/>
            <wp:effectExtent l="0" t="0" r="0" b="0"/>
            <wp:docPr id="61521" name="Picture 61521"/>
            <wp:cNvGraphicFramePr/>
            <a:graphic xmlns:a="http://schemas.openxmlformats.org/drawingml/2006/main">
              <a:graphicData uri="http://schemas.openxmlformats.org/drawingml/2006/picture">
                <pic:pic xmlns:pic="http://schemas.openxmlformats.org/drawingml/2006/picture">
                  <pic:nvPicPr>
                    <pic:cNvPr id="61521" name="Picture 61521"/>
                    <pic:cNvPicPr/>
                  </pic:nvPicPr>
                  <pic:blipFill>
                    <a:blip r:embed="rId23"/>
                    <a:stretch>
                      <a:fillRect/>
                    </a:stretch>
                  </pic:blipFill>
                  <pic:spPr>
                    <a:xfrm>
                      <a:off x="0" y="0"/>
                      <a:ext cx="493776" cy="164592"/>
                    </a:xfrm>
                    <a:prstGeom prst="rect">
                      <a:avLst/>
                    </a:prstGeom>
                  </pic:spPr>
                </pic:pic>
              </a:graphicData>
            </a:graphic>
          </wp:inline>
        </w:drawing>
      </w:r>
    </w:p>
    <w:p w14:paraId="62A93CBA" w14:textId="77777777" w:rsidR="00D92B39" w:rsidRDefault="00000000">
      <w:pPr>
        <w:ind w:left="-15" w:right="-15"/>
      </w:pPr>
      <w:r>
        <w:t xml:space="preserve">Theorem 1 of </w:t>
      </w:r>
      <w:r>
        <w:rPr>
          <w:color w:val="FF0000"/>
        </w:rPr>
        <w:t xml:space="preserve">Yin et al. </w:t>
      </w:r>
      <w:r>
        <w:t>(</w:t>
      </w:r>
      <w:r>
        <w:rPr>
          <w:color w:val="FF0000"/>
        </w:rPr>
        <w:t>2021</w:t>
      </w:r>
      <w:r>
        <w:t xml:space="preserve">) provides the distribution of the test statistic under the null hypothesis, so the significance (ie probability) of the test statistic can be evaluated. When the parameter covariances </w:t>
      </w:r>
      <w:r>
        <w:rPr>
          <w:rFonts w:ascii="Cambria" w:eastAsia="Cambria" w:hAnsi="Cambria" w:cs="Cambria"/>
        </w:rPr>
        <w:t>Σ</w:t>
      </w:r>
      <w:r>
        <w:rPr>
          <w:rFonts w:ascii="Cambria" w:eastAsia="Cambria" w:hAnsi="Cambria" w:cs="Cambria"/>
          <w:i/>
          <w:vertAlign w:val="subscript"/>
        </w:rPr>
        <w:t xml:space="preserve">i </w:t>
      </w:r>
      <w:r>
        <w:t>are known, the test statistic has a beta-bar distribution under the null hypothesis that the coefficients are 0. When the true covariances are not known, the distribution is asymptotically a beta-bar distribution. The beta-bar distribution is essentially a weighted sum of beta cumulative distribution functions, with weights that depend on the covariance.</w:t>
      </w:r>
    </w:p>
    <w:p w14:paraId="118B8663" w14:textId="77777777" w:rsidR="00D92B39" w:rsidRDefault="00000000">
      <w:pPr>
        <w:ind w:left="-15" w:right="-15"/>
      </w:pPr>
      <w:r>
        <w:rPr>
          <w:i/>
          <w:sz w:val="19"/>
        </w:rPr>
        <w:t xml:space="preserve">Test Uncertainty </w:t>
      </w:r>
      <w:r>
        <w:t>Although the SHARP method performs a test against a null distribution that is asymptotically correct, it is difficult to compute probabilities from the distribution. The heart of the issue is the projection step, which maps some fitted coefficients to 0 and is used for the weights in the null distribution. These weights encode the number of non-zero terms and need to be simulated even when the true parameter covariance is known. When the true covariance is not available and the sample covariance used, the distribution further needs to be estimated with bootstrapping since it is only asymptotically correct. We take 1000 bootstrap samples and repeat the test 21 times, taking the median test statistic as a robust estimate of the true test statistic. While generally of little consequence, it is possible that the set of sampled p-values straddles the significance threshold, in which case there is ambiguity about the result.</w:t>
      </w:r>
    </w:p>
    <w:sectPr w:rsidR="00D92B39">
      <w:headerReference w:type="even" r:id="rId24"/>
      <w:headerReference w:type="default" r:id="rId25"/>
      <w:footerReference w:type="even" r:id="rId26"/>
      <w:footerReference w:type="default" r:id="rId27"/>
      <w:headerReference w:type="first" r:id="rId28"/>
      <w:footerReference w:type="first" r:id="rId29"/>
      <w:pgSz w:w="10440" w:h="13680"/>
      <w:pgMar w:top="1678" w:right="1067" w:bottom="362" w:left="1067" w:header="1058"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Zhao, Shanshan (NIH/NIEHS) [E]" w:date="2026-05-08T11:31:00Z" w:initials="ZS([">
    <w:p w14:paraId="7EBD8B93" w14:textId="77777777" w:rsidR="00AC7C86" w:rsidRDefault="00AC7C86" w:rsidP="00AC7C86">
      <w:pPr>
        <w:jc w:val="left"/>
      </w:pPr>
      <w:r>
        <w:rPr>
          <w:rStyle w:val="CommentReference"/>
        </w:rPr>
        <w:annotationRef/>
      </w:r>
      <w:r>
        <w:rPr>
          <w:szCs w:val="20"/>
        </w:rPr>
        <w:t xml:space="preserve">I think this would be a nice addition to the results. However, I understand you would like to have an illustration here. I think it would be good to refer back to these results in the Results section, when you summarize the tumeric findings. </w:t>
      </w:r>
    </w:p>
  </w:comment>
  <w:comment w:id="10" w:author="Zhao, Shanshan (NIH/NIEHS) [E]" w:date="2026-05-08T11:23:00Z" w:initials="ZS([">
    <w:p w14:paraId="54C0B16B" w14:textId="77777777" w:rsidR="00211213" w:rsidRDefault="00211213" w:rsidP="00211213">
      <w:pPr>
        <w:jc w:val="left"/>
      </w:pPr>
      <w:r>
        <w:rPr>
          <w:rStyle w:val="CommentReference"/>
        </w:rPr>
        <w:annotationRef/>
      </w:r>
      <w:r>
        <w:rPr>
          <w:szCs w:val="20"/>
        </w:rPr>
        <w:t>This is still very confusing. First you need to list how it is scaled within each piece. Second this will make me question the results in Figure 3(a). The distance between blue dots and the margin very small and they cluster together, but this could be an artifact of them being scaled differently.</w:t>
      </w:r>
    </w:p>
    <w:p w14:paraId="7F634A9B" w14:textId="77777777" w:rsidR="00211213" w:rsidRDefault="00211213" w:rsidP="00211213">
      <w:pPr>
        <w:jc w:val="left"/>
      </w:pPr>
    </w:p>
    <w:p w14:paraId="134494AD" w14:textId="77777777" w:rsidR="00211213" w:rsidRDefault="00211213" w:rsidP="00211213">
      <w:pPr>
        <w:jc w:val="left"/>
      </w:pPr>
      <w:r>
        <w:rPr>
          <w:szCs w:val="20"/>
        </w:rPr>
        <w:t xml:space="preserve">I strongly prefer to show p values with either original scale or log scale.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BD8B93" w15:done="0"/>
  <w15:commentEx w15:paraId="134494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775FFE" w16cex:dateUtc="2026-05-08T15:31:00Z"/>
  <w16cex:commentExtensible w16cex:durableId="3B72CD15" w16cex:dateUtc="2026-05-08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BD8B93" w16cid:durableId="37775FFE"/>
  <w16cid:commentId w16cid:paraId="134494AD" w16cid:durableId="3B72CD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24FD" w14:textId="77777777" w:rsidR="00A85A8E" w:rsidRDefault="00A85A8E">
      <w:pPr>
        <w:spacing w:after="0" w:line="240" w:lineRule="auto"/>
      </w:pPr>
      <w:r>
        <w:separator/>
      </w:r>
    </w:p>
  </w:endnote>
  <w:endnote w:type="continuationSeparator" w:id="0">
    <w:p w14:paraId="07AB6C04" w14:textId="77777777" w:rsidR="00A85A8E" w:rsidRDefault="00A85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EE18" w14:textId="77777777" w:rsidR="00D92B39" w:rsidRDefault="00000000">
    <w:pPr>
      <w:spacing w:after="0" w:line="259" w:lineRule="auto"/>
      <w:ind w:firstLine="0"/>
      <w:jc w:val="left"/>
    </w:pPr>
    <w:r>
      <w:rPr>
        <w:i/>
        <w:sz w:val="14"/>
      </w:rPr>
      <w:t xml:space="preserve">Prepared using </w:t>
    </w:r>
    <w:r>
      <w:rPr>
        <w:i/>
        <w:sz w:val="13"/>
      </w:rPr>
      <w:t>sagej.cls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5E3D" w14:textId="77777777" w:rsidR="00D92B39" w:rsidRDefault="00000000">
    <w:pPr>
      <w:spacing w:after="0" w:line="259" w:lineRule="auto"/>
      <w:ind w:firstLine="0"/>
      <w:jc w:val="left"/>
    </w:pPr>
    <w:r>
      <w:rPr>
        <w:i/>
        <w:sz w:val="14"/>
      </w:rPr>
      <w:t xml:space="preserve">Prepared using </w:t>
    </w:r>
    <w:r>
      <w:rPr>
        <w:i/>
        <w:sz w:val="13"/>
      </w:rPr>
      <w:t>sagej.cls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E773" w14:textId="77777777" w:rsidR="00D92B39" w:rsidRDefault="00000000">
    <w:pPr>
      <w:spacing w:after="0" w:line="259" w:lineRule="auto"/>
      <w:ind w:firstLine="0"/>
      <w:jc w:val="left"/>
    </w:pPr>
    <w:r>
      <w:rPr>
        <w:i/>
        <w:sz w:val="14"/>
      </w:rPr>
      <w:t xml:space="preserve">Prepared using </w:t>
    </w:r>
    <w:r>
      <w:rPr>
        <w:i/>
        <w:sz w:val="13"/>
      </w:rPr>
      <w:t>sagej.cls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99E9" w14:textId="77777777" w:rsidR="00D92B39" w:rsidRDefault="00000000">
    <w:pPr>
      <w:spacing w:after="0" w:line="259" w:lineRule="auto"/>
      <w:ind w:firstLine="0"/>
      <w:jc w:val="left"/>
    </w:pPr>
    <w:r>
      <w:rPr>
        <w:i/>
        <w:sz w:val="14"/>
      </w:rPr>
      <w:t xml:space="preserve">Prepared using </w:t>
    </w:r>
    <w:r>
      <w:rPr>
        <w:i/>
        <w:sz w:val="13"/>
      </w:rPr>
      <w:t>sagej.cls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428F" w14:textId="77777777" w:rsidR="00D92B39" w:rsidRDefault="00000000">
    <w:pPr>
      <w:spacing w:after="0" w:line="259" w:lineRule="auto"/>
      <w:ind w:firstLine="0"/>
      <w:jc w:val="left"/>
    </w:pPr>
    <w:r>
      <w:rPr>
        <w:i/>
        <w:sz w:val="14"/>
      </w:rPr>
      <w:t xml:space="preserve">Prepared using </w:t>
    </w:r>
    <w:r>
      <w:rPr>
        <w:i/>
        <w:sz w:val="13"/>
      </w:rPr>
      <w:t>sagej.cls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6173" w14:textId="77777777" w:rsidR="00D92B39" w:rsidRDefault="00D92B3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66CB7" w14:textId="77777777" w:rsidR="00A85A8E" w:rsidRDefault="00A85A8E">
      <w:pPr>
        <w:spacing w:after="0" w:line="240" w:lineRule="auto"/>
      </w:pPr>
      <w:r>
        <w:separator/>
      </w:r>
    </w:p>
  </w:footnote>
  <w:footnote w:type="continuationSeparator" w:id="0">
    <w:p w14:paraId="7F2C7588" w14:textId="77777777" w:rsidR="00A85A8E" w:rsidRDefault="00A85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AF73" w14:textId="77777777" w:rsidR="00D92B39"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58240" behindDoc="0" locked="0" layoutInCell="1" allowOverlap="1" wp14:anchorId="5ACA6E0C" wp14:editId="22ECB05B">
              <wp:simplePos x="0" y="0"/>
              <wp:positionH relativeFrom="page">
                <wp:posOffset>677697</wp:posOffset>
              </wp:positionH>
              <wp:positionV relativeFrom="page">
                <wp:posOffset>832345</wp:posOffset>
              </wp:positionV>
              <wp:extent cx="5274005" cy="3162"/>
              <wp:effectExtent l="0" t="0" r="0" b="0"/>
              <wp:wrapSquare wrapText="bothSides"/>
              <wp:docPr id="61563" name="Group 61563"/>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1564" name="Shape 61564"/>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563" style="width:415.276pt;height:0.249pt;position:absolute;mso-position-horizontal-relative:page;mso-position-horizontal:absolute;margin-left:53.362pt;mso-position-vertical-relative:page;margin-top:65.539pt;" coordsize="52740,31">
              <v:shape id="Shape 61564" style="position:absolute;width:52740;height:0;left:0;top:0;" coordsize="5274005,0" path="m0,0l5274005,0">
                <v:stroke weight="0.249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19"/>
      </w:rPr>
      <w:t>2</w:t>
    </w:r>
    <w:r>
      <w:rPr>
        <w:sz w:val="19"/>
      </w:rPr>
      <w:fldChar w:fldCharType="end"/>
    </w:r>
    <w:r>
      <w:rPr>
        <w:sz w:val="19"/>
      </w:rPr>
      <w:tab/>
    </w:r>
    <w:r>
      <w:rPr>
        <w:i/>
        <w:sz w:val="19"/>
      </w:rPr>
      <w:t>Journal Title 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0DDA" w14:textId="77777777" w:rsidR="00D92B39"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59264" behindDoc="0" locked="0" layoutInCell="1" allowOverlap="1" wp14:anchorId="6D365F68" wp14:editId="59F71C81">
              <wp:simplePos x="0" y="0"/>
              <wp:positionH relativeFrom="page">
                <wp:posOffset>677697</wp:posOffset>
              </wp:positionH>
              <wp:positionV relativeFrom="page">
                <wp:posOffset>831862</wp:posOffset>
              </wp:positionV>
              <wp:extent cx="5274005" cy="3162"/>
              <wp:effectExtent l="0" t="0" r="0" b="0"/>
              <wp:wrapSquare wrapText="bothSides"/>
              <wp:docPr id="61545" name="Group 61545"/>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1546" name="Shape 61546"/>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545" style="width:415.276pt;height:0.249pt;position:absolute;mso-position-horizontal-relative:page;mso-position-horizontal:absolute;margin-left:53.362pt;mso-position-vertical-relative:page;margin-top:65.501pt;" coordsize="52740,31">
              <v:shape id="Shape 61546" style="position:absolute;width:52740;height:0;left:0;top:0;" coordsize="5274005,0" path="m0,0l5274005,0">
                <v:stroke weight="0.249pt" endcap="flat" joinstyle="miter" miterlimit="10" on="true" color="#000000"/>
                <v:fill on="false" color="#000000" opacity="0"/>
              </v:shape>
              <w10:wrap type="square"/>
            </v:group>
          </w:pict>
        </mc:Fallback>
      </mc:AlternateContent>
    </w:r>
    <w:r>
      <w:rPr>
        <w:i/>
        <w:sz w:val="19"/>
      </w:rPr>
      <w:t>Jin et al</w:t>
    </w:r>
    <w:r>
      <w:rPr>
        <w:i/>
        <w:sz w:val="19"/>
      </w:rPr>
      <w:tab/>
    </w:r>
    <w:r>
      <w:fldChar w:fldCharType="begin"/>
    </w:r>
    <w:r>
      <w:instrText xml:space="preserve"> PAGE   \* MERGEFORMAT </w:instrText>
    </w:r>
    <w:r>
      <w:fldChar w:fldCharType="separate"/>
    </w:r>
    <w:r>
      <w:rPr>
        <w:sz w:val="19"/>
      </w:rPr>
      <w:t>3</w:t>
    </w:r>
    <w:r>
      <w:rPr>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BF47" w14:textId="77777777" w:rsidR="00D92B39" w:rsidRDefault="00000000">
    <w:pPr>
      <w:spacing w:after="0" w:line="259" w:lineRule="auto"/>
      <w:ind w:left="-1067" w:right="9373" w:firstLine="0"/>
      <w:jc w:val="left"/>
    </w:pPr>
    <w:r>
      <w:rPr>
        <w:noProof/>
        <w:sz w:val="22"/>
      </w:rPr>
      <mc:AlternateContent>
        <mc:Choice Requires="wpg">
          <w:drawing>
            <wp:anchor distT="0" distB="0" distL="114300" distR="114300" simplePos="0" relativeHeight="251660288" behindDoc="0" locked="0" layoutInCell="1" allowOverlap="1" wp14:anchorId="780D6723" wp14:editId="353AA798">
              <wp:simplePos x="0" y="0"/>
              <wp:positionH relativeFrom="page">
                <wp:posOffset>677697</wp:posOffset>
              </wp:positionH>
              <wp:positionV relativeFrom="page">
                <wp:posOffset>818490</wp:posOffset>
              </wp:positionV>
              <wp:extent cx="5274005" cy="6325"/>
              <wp:effectExtent l="0" t="0" r="0" b="0"/>
              <wp:wrapSquare wrapText="bothSides"/>
              <wp:docPr id="61527" name="Group 61527"/>
              <wp:cNvGraphicFramePr/>
              <a:graphic xmlns:a="http://schemas.openxmlformats.org/drawingml/2006/main">
                <a:graphicData uri="http://schemas.microsoft.com/office/word/2010/wordprocessingGroup">
                  <wpg:wgp>
                    <wpg:cNvGrpSpPr/>
                    <wpg:grpSpPr>
                      <a:xfrm>
                        <a:off x="0" y="0"/>
                        <a:ext cx="5274005" cy="6325"/>
                        <a:chOff x="0" y="0"/>
                        <a:chExt cx="5274005" cy="6325"/>
                      </a:xfrm>
                    </wpg:grpSpPr>
                    <wps:wsp>
                      <wps:cNvPr id="61528" name="Shape 61528"/>
                      <wps:cNvSpPr/>
                      <wps:spPr>
                        <a:xfrm>
                          <a:off x="0" y="0"/>
                          <a:ext cx="5274005" cy="0"/>
                        </a:xfrm>
                        <a:custGeom>
                          <a:avLst/>
                          <a:gdLst/>
                          <a:ahLst/>
                          <a:cxnLst/>
                          <a:rect l="0" t="0" r="0" b="0"/>
                          <a:pathLst>
                            <a:path w="5274005">
                              <a:moveTo>
                                <a:pt x="0" y="0"/>
                              </a:moveTo>
                              <a:lnTo>
                                <a:pt x="5274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527" style="width:415.276pt;height:0.498pt;position:absolute;mso-position-horizontal-relative:page;mso-position-horizontal:absolute;margin-left:53.362pt;mso-position-vertical-relative:page;margin-top:64.448pt;" coordsize="52740,63">
              <v:shape id="Shape 61528" style="position:absolute;width:52740;height:0;left:0;top:0;" coordsize="5274005,0" path="m0,0l5274005,0">
                <v:stroke weight="0.498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899C" w14:textId="77777777" w:rsidR="00D92B39"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61312" behindDoc="0" locked="0" layoutInCell="1" allowOverlap="1" wp14:anchorId="263C520E" wp14:editId="7324A2C6">
              <wp:simplePos x="0" y="0"/>
              <wp:positionH relativeFrom="page">
                <wp:posOffset>677697</wp:posOffset>
              </wp:positionH>
              <wp:positionV relativeFrom="page">
                <wp:posOffset>832345</wp:posOffset>
              </wp:positionV>
              <wp:extent cx="5274005" cy="3162"/>
              <wp:effectExtent l="0" t="0" r="0" b="0"/>
              <wp:wrapSquare wrapText="bothSides"/>
              <wp:docPr id="61611" name="Group 61611"/>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1612" name="Shape 61612"/>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611" style="width:415.276pt;height:0.249pt;position:absolute;mso-position-horizontal-relative:page;mso-position-horizontal:absolute;margin-left:53.362pt;mso-position-vertical-relative:page;margin-top:65.539pt;" coordsize="52740,31">
              <v:shape id="Shape 61612" style="position:absolute;width:52740;height:0;left:0;top:0;" coordsize="5274005,0" path="m0,0l5274005,0">
                <v:stroke weight="0.249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19"/>
      </w:rPr>
      <w:t>2</w:t>
    </w:r>
    <w:r>
      <w:rPr>
        <w:sz w:val="19"/>
      </w:rPr>
      <w:fldChar w:fldCharType="end"/>
    </w:r>
    <w:r>
      <w:rPr>
        <w:sz w:val="19"/>
      </w:rPr>
      <w:tab/>
    </w:r>
    <w:r>
      <w:rPr>
        <w:i/>
        <w:sz w:val="19"/>
      </w:rPr>
      <w:t>Journal Title XX(X)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CC86" w14:textId="77777777" w:rsidR="00D92B39"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62336" behindDoc="0" locked="0" layoutInCell="1" allowOverlap="1" wp14:anchorId="5F856EE7" wp14:editId="1CFC8031">
              <wp:simplePos x="0" y="0"/>
              <wp:positionH relativeFrom="page">
                <wp:posOffset>677697</wp:posOffset>
              </wp:positionH>
              <wp:positionV relativeFrom="page">
                <wp:posOffset>831862</wp:posOffset>
              </wp:positionV>
              <wp:extent cx="5274005" cy="3162"/>
              <wp:effectExtent l="0" t="0" r="0" b="0"/>
              <wp:wrapSquare wrapText="bothSides"/>
              <wp:docPr id="61593" name="Group 61593"/>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1594" name="Shape 61594"/>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593" style="width:415.276pt;height:0.249pt;position:absolute;mso-position-horizontal-relative:page;mso-position-horizontal:absolute;margin-left:53.362pt;mso-position-vertical-relative:page;margin-top:65.501pt;" coordsize="52740,31">
              <v:shape id="Shape 61594" style="position:absolute;width:52740;height:0;left:0;top:0;" coordsize="5274005,0" path="m0,0l5274005,0">
                <v:stroke weight="0.249pt" endcap="flat" joinstyle="miter" miterlimit="10" on="true" color="#000000"/>
                <v:fill on="false" color="#000000" opacity="0"/>
              </v:shape>
              <w10:wrap type="square"/>
            </v:group>
          </w:pict>
        </mc:Fallback>
      </mc:AlternateContent>
    </w:r>
    <w:r>
      <w:rPr>
        <w:i/>
        <w:sz w:val="19"/>
      </w:rPr>
      <w:t>Jin et al</w:t>
    </w:r>
    <w:r>
      <w:rPr>
        <w:i/>
        <w:sz w:val="19"/>
      </w:rPr>
      <w:tab/>
    </w:r>
    <w:r>
      <w:fldChar w:fldCharType="begin"/>
    </w:r>
    <w:r>
      <w:instrText xml:space="preserve"> PAGE   \* MERGEFORMAT </w:instrText>
    </w:r>
    <w:r>
      <w:fldChar w:fldCharType="separate"/>
    </w:r>
    <w:r>
      <w:rPr>
        <w:sz w:val="19"/>
      </w:rPr>
      <w:t>3</w:t>
    </w:r>
    <w:r>
      <w:rPr>
        <w:sz w:val="19"/>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54A6" w14:textId="77777777" w:rsidR="00D92B39"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63360" behindDoc="0" locked="0" layoutInCell="1" allowOverlap="1" wp14:anchorId="1DCE9D56" wp14:editId="1A76B54D">
              <wp:simplePos x="0" y="0"/>
              <wp:positionH relativeFrom="page">
                <wp:posOffset>677697</wp:posOffset>
              </wp:positionH>
              <wp:positionV relativeFrom="page">
                <wp:posOffset>831862</wp:posOffset>
              </wp:positionV>
              <wp:extent cx="5274005" cy="3162"/>
              <wp:effectExtent l="0" t="0" r="0" b="0"/>
              <wp:wrapSquare wrapText="bothSides"/>
              <wp:docPr id="61582" name="Group 61582"/>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1583" name="Shape 61583"/>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582" style="width:415.276pt;height:0.249pt;position:absolute;mso-position-horizontal-relative:page;mso-position-horizontal:absolute;margin-left:53.362pt;mso-position-vertical-relative:page;margin-top:65.501pt;" coordsize="52740,31">
              <v:shape id="Shape 61583" style="position:absolute;width:52740;height:0;left:0;top:0;" coordsize="5274005,0" path="m0,0l5274005,0">
                <v:stroke weight="0.249pt" endcap="flat" joinstyle="miter" miterlimit="10" on="true" color="#000000"/>
                <v:fill on="false" color="#000000" opacity="0"/>
              </v:shape>
              <w10:wrap type="square"/>
            </v:group>
          </w:pict>
        </mc:Fallback>
      </mc:AlternateContent>
    </w:r>
    <w:r>
      <w:rPr>
        <w:i/>
        <w:sz w:val="19"/>
      </w:rPr>
      <w:t>Jin et al</w:t>
    </w:r>
    <w:r>
      <w:rPr>
        <w:i/>
        <w:sz w:val="19"/>
      </w:rPr>
      <w:tab/>
    </w:r>
    <w:r>
      <w:fldChar w:fldCharType="begin"/>
    </w:r>
    <w:r>
      <w:instrText xml:space="preserve"> PAGE   \* MERGEFORMAT </w:instrText>
    </w:r>
    <w:r>
      <w:fldChar w:fldCharType="separate"/>
    </w:r>
    <w:r>
      <w:rPr>
        <w:sz w:val="19"/>
      </w:rPr>
      <w:t>3</w:t>
    </w:r>
    <w:r>
      <w:rPr>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12A87"/>
    <w:multiLevelType w:val="hybridMultilevel"/>
    <w:tmpl w:val="7966AD00"/>
    <w:lvl w:ilvl="0" w:tplc="8E363CD2">
      <w:start w:val="3"/>
      <w:numFmt w:val="decimal"/>
      <w:lvlText w:val="%1"/>
      <w:lvlJc w:val="left"/>
      <w:pPr>
        <w:ind w:left="115"/>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1" w:tplc="CA246426">
      <w:start w:val="1"/>
      <w:numFmt w:val="lowerLetter"/>
      <w:lvlText w:val="%2"/>
      <w:lvlJc w:val="left"/>
      <w:pPr>
        <w:ind w:left="10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2" w:tplc="5F4C3F1C">
      <w:start w:val="1"/>
      <w:numFmt w:val="lowerRoman"/>
      <w:lvlText w:val="%3"/>
      <w:lvlJc w:val="left"/>
      <w:pPr>
        <w:ind w:left="18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3" w:tplc="948C60E8">
      <w:start w:val="1"/>
      <w:numFmt w:val="decimal"/>
      <w:lvlText w:val="%4"/>
      <w:lvlJc w:val="left"/>
      <w:pPr>
        <w:ind w:left="25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4" w:tplc="100CD878">
      <w:start w:val="1"/>
      <w:numFmt w:val="lowerLetter"/>
      <w:lvlText w:val="%5"/>
      <w:lvlJc w:val="left"/>
      <w:pPr>
        <w:ind w:left="32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5" w:tplc="F5B485D8">
      <w:start w:val="1"/>
      <w:numFmt w:val="lowerRoman"/>
      <w:lvlText w:val="%6"/>
      <w:lvlJc w:val="left"/>
      <w:pPr>
        <w:ind w:left="39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6" w:tplc="1452DBDE">
      <w:start w:val="1"/>
      <w:numFmt w:val="decimal"/>
      <w:lvlText w:val="%7"/>
      <w:lvlJc w:val="left"/>
      <w:pPr>
        <w:ind w:left="46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7" w:tplc="7A523B70">
      <w:start w:val="1"/>
      <w:numFmt w:val="lowerLetter"/>
      <w:lvlText w:val="%8"/>
      <w:lvlJc w:val="left"/>
      <w:pPr>
        <w:ind w:left="54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8" w:tplc="B0B4655E">
      <w:start w:val="1"/>
      <w:numFmt w:val="lowerRoman"/>
      <w:lvlText w:val="%9"/>
      <w:lvlJc w:val="left"/>
      <w:pPr>
        <w:ind w:left="61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abstractNum>
  <w:abstractNum w:abstractNumId="1" w15:restartNumberingAfterBreak="0">
    <w:nsid w:val="5FAD34F6"/>
    <w:multiLevelType w:val="hybridMultilevel"/>
    <w:tmpl w:val="E6D2A0F2"/>
    <w:lvl w:ilvl="0" w:tplc="E80E0FC6">
      <w:start w:val="1"/>
      <w:numFmt w:val="lowerLetter"/>
      <w:lvlText w:val="(%1)"/>
      <w:lvlJc w:val="left"/>
      <w:pPr>
        <w:ind w:left="1897"/>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1" w:tplc="763EBEBE">
      <w:start w:val="1"/>
      <w:numFmt w:val="lowerLetter"/>
      <w:lvlText w:val="%2"/>
      <w:lvlJc w:val="left"/>
      <w:pPr>
        <w:ind w:left="274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2" w:tplc="27C658DA">
      <w:start w:val="1"/>
      <w:numFmt w:val="lowerRoman"/>
      <w:lvlText w:val="%3"/>
      <w:lvlJc w:val="left"/>
      <w:pPr>
        <w:ind w:left="346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3" w:tplc="2054AE3C">
      <w:start w:val="1"/>
      <w:numFmt w:val="decimal"/>
      <w:lvlText w:val="%4"/>
      <w:lvlJc w:val="left"/>
      <w:pPr>
        <w:ind w:left="418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4" w:tplc="C12422DC">
      <w:start w:val="1"/>
      <w:numFmt w:val="lowerLetter"/>
      <w:lvlText w:val="%5"/>
      <w:lvlJc w:val="left"/>
      <w:pPr>
        <w:ind w:left="490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5" w:tplc="B02ADA5C">
      <w:start w:val="1"/>
      <w:numFmt w:val="lowerRoman"/>
      <w:lvlText w:val="%6"/>
      <w:lvlJc w:val="left"/>
      <w:pPr>
        <w:ind w:left="562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6" w:tplc="9814AB06">
      <w:start w:val="1"/>
      <w:numFmt w:val="decimal"/>
      <w:lvlText w:val="%7"/>
      <w:lvlJc w:val="left"/>
      <w:pPr>
        <w:ind w:left="634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7" w:tplc="8E9094E8">
      <w:start w:val="1"/>
      <w:numFmt w:val="lowerLetter"/>
      <w:lvlText w:val="%8"/>
      <w:lvlJc w:val="left"/>
      <w:pPr>
        <w:ind w:left="706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8" w:tplc="2D625DA4">
      <w:start w:val="1"/>
      <w:numFmt w:val="lowerRoman"/>
      <w:lvlText w:val="%9"/>
      <w:lvlJc w:val="left"/>
      <w:pPr>
        <w:ind w:left="778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abstractNum>
  <w:num w:numId="1" w16cid:durableId="229118796">
    <w:abstractNumId w:val="0"/>
  </w:num>
  <w:num w:numId="2" w16cid:durableId="4645877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 Shanshan (NIH/NIEHS) [E]">
    <w15:presenceInfo w15:providerId="AD" w15:userId="S::zhaos5@nih.gov::d5845b79-eb57-4f80-80d8-5f4675ccd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trackRevisio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B39"/>
    <w:rsid w:val="00211213"/>
    <w:rsid w:val="00267643"/>
    <w:rsid w:val="00421026"/>
    <w:rsid w:val="004F20F3"/>
    <w:rsid w:val="00760970"/>
    <w:rsid w:val="009D7F91"/>
    <w:rsid w:val="00A85A8E"/>
    <w:rsid w:val="00AC7C86"/>
    <w:rsid w:val="00D92B39"/>
    <w:rsid w:val="00E02454"/>
    <w:rsid w:val="00F50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273B52"/>
  <w15:docId w15:val="{AFBC2EC4-ADC0-4144-BC12-425170E0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735" w:line="259" w:lineRule="auto"/>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36" w:line="265" w:lineRule="auto"/>
      <w:ind w:left="10" w:hanging="10"/>
      <w:outlineLvl w:val="1"/>
    </w:pPr>
    <w:rPr>
      <w:rFonts w:ascii="Calibri" w:eastAsia="Calibri" w:hAnsi="Calibri" w:cs="Calibri"/>
      <w:b/>
      <w:color w:val="000000"/>
      <w:sz w:val="23"/>
    </w:rPr>
  </w:style>
  <w:style w:type="paragraph" w:styleId="Heading3">
    <w:name w:val="heading 3"/>
    <w:next w:val="Normal"/>
    <w:link w:val="Heading3Char"/>
    <w:uiPriority w:val="9"/>
    <w:unhideWhenUsed/>
    <w:qFormat/>
    <w:pPr>
      <w:keepNext/>
      <w:keepLines/>
      <w:spacing w:after="2" w:line="259" w:lineRule="auto"/>
      <w:ind w:left="10" w:hanging="10"/>
      <w:outlineLvl w:val="2"/>
    </w:pPr>
    <w:rPr>
      <w:rFonts w:ascii="Calibri" w:eastAsia="Calibri" w:hAnsi="Calibri" w:cs="Calibri"/>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19"/>
    </w:rPr>
  </w:style>
  <w:style w:type="character" w:customStyle="1" w:styleId="Heading2Char">
    <w:name w:val="Heading 2 Char"/>
    <w:link w:val="Heading2"/>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F500F9"/>
    <w:pPr>
      <w:spacing w:after="0" w:line="240" w:lineRule="auto"/>
    </w:pPr>
    <w:rPr>
      <w:rFonts w:ascii="Calibri" w:eastAsia="Calibri" w:hAnsi="Calibri" w:cs="Calibri"/>
      <w:color w:val="000000"/>
      <w:sz w:val="20"/>
    </w:rPr>
  </w:style>
  <w:style w:type="character" w:styleId="CommentReference">
    <w:name w:val="annotation reference"/>
    <w:basedOn w:val="DefaultParagraphFont"/>
    <w:uiPriority w:val="99"/>
    <w:semiHidden/>
    <w:unhideWhenUsed/>
    <w:rsid w:val="00211213"/>
    <w:rPr>
      <w:sz w:val="16"/>
      <w:szCs w:val="16"/>
    </w:rPr>
  </w:style>
  <w:style w:type="paragraph" w:styleId="CommentText">
    <w:name w:val="annotation text"/>
    <w:basedOn w:val="Normal"/>
    <w:link w:val="CommentTextChar"/>
    <w:uiPriority w:val="99"/>
    <w:semiHidden/>
    <w:unhideWhenUsed/>
    <w:rsid w:val="00211213"/>
    <w:pPr>
      <w:spacing w:line="240" w:lineRule="auto"/>
    </w:pPr>
    <w:rPr>
      <w:szCs w:val="20"/>
    </w:rPr>
  </w:style>
  <w:style w:type="character" w:customStyle="1" w:styleId="CommentTextChar">
    <w:name w:val="Comment Text Char"/>
    <w:basedOn w:val="DefaultParagraphFont"/>
    <w:link w:val="CommentText"/>
    <w:uiPriority w:val="99"/>
    <w:semiHidden/>
    <w:rsid w:val="00211213"/>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211213"/>
    <w:rPr>
      <w:b/>
      <w:bCs/>
    </w:rPr>
  </w:style>
  <w:style w:type="character" w:customStyle="1" w:styleId="CommentSubjectChar">
    <w:name w:val="Comment Subject Char"/>
    <w:basedOn w:val="CommentTextChar"/>
    <w:link w:val="CommentSubject"/>
    <w:uiPriority w:val="99"/>
    <w:semiHidden/>
    <w:rsid w:val="00211213"/>
    <w:rPr>
      <w:rFonts w:ascii="Calibri" w:eastAsia="Calibri" w:hAnsi="Calibri" w:cs="Calibri"/>
      <w:b/>
      <w:bCs/>
      <w:color w:val="000000"/>
      <w:sz w:val="20"/>
      <w:szCs w:val="20"/>
    </w:rPr>
  </w:style>
  <w:style w:type="character" w:customStyle="1" w:styleId="github">
    <w:name w:val="github"/>
    <w:basedOn w:val="DefaultParagraphFont"/>
    <w:rsid w:val="00211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eader" Target="header4.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header" Target="header6.xml"/><Relationship Id="rId10" Type="http://schemas.microsoft.com/office/2016/09/relationships/commentsIds" Target="commentsIds.xml"/><Relationship Id="rId19" Type="http://schemas.openxmlformats.org/officeDocument/2006/relationships/footer" Target="footer3.xml"/><Relationship Id="rId31"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17</Pages>
  <Words>5584</Words>
  <Characters>31163</Characters>
  <Application>Microsoft Office Word</Application>
  <DocSecurity>0</DocSecurity>
  <Lines>577</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Zilber, Daniel (NIH/NIEHS) [E]</dc:creator>
  <cp:keywords/>
  <cp:lastModifiedBy>Zhao, Shanshan (NIH/NIEHS) [E]</cp:lastModifiedBy>
  <cp:revision>5</cp:revision>
  <dcterms:created xsi:type="dcterms:W3CDTF">2026-05-08T14:08:00Z</dcterms:created>
  <dcterms:modified xsi:type="dcterms:W3CDTF">2026-05-08T15:34:00Z</dcterms:modified>
</cp:coreProperties>
</file>
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89F0" w14:textId="43176886" w:rsidR="007604E8" w:rsidRPr="007604E8" w:rsidRDefault="007604E8" w:rsidP="00B655E3">
      <w:pPr>
        <w:pStyle w:val="Heading1"/>
        <w:spacing w:line="240" w:lineRule="auto"/>
        <w:jc w:val="center"/>
      </w:pPr>
      <w:bookmarkStart w:id="0" w:name="OLE_LINK4"/>
      <w:r w:rsidRPr="007604E8">
        <w:t>Testing for Botanical Hormesis using Monotonicity</w:t>
      </w:r>
    </w:p>
    <w:bookmarkEnd w:id="0"/>
    <w:p w14:paraId="31C0ADC8" w14:textId="131A451F" w:rsidR="007604E8" w:rsidRDefault="007604E8" w:rsidP="00B655E3">
      <w:pPr>
        <w:spacing w:line="240" w:lineRule="auto"/>
        <w:jc w:val="center"/>
      </w:pPr>
      <w:r>
        <w:t>Ying Jin, Patrick Still, Cynthia Rider, Shanshan Zhao, Daniel Zilber</w:t>
      </w:r>
    </w:p>
    <w:p w14:paraId="47D79338" w14:textId="0B175DD8" w:rsidR="007604E8" w:rsidRDefault="007604E8" w:rsidP="00B655E3">
      <w:pPr>
        <w:spacing w:line="240" w:lineRule="auto"/>
        <w:jc w:val="center"/>
      </w:pPr>
      <w:r>
        <w:t>January 2026</w:t>
      </w:r>
    </w:p>
    <w:p w14:paraId="210FF96B" w14:textId="3EAF06B0" w:rsidR="007604E8" w:rsidRPr="007604E8" w:rsidRDefault="007604E8" w:rsidP="00B655E3">
      <w:pPr>
        <w:pStyle w:val="Heading2"/>
        <w:spacing w:line="240" w:lineRule="auto"/>
      </w:pPr>
      <w:r w:rsidRPr="007604E8">
        <w:t>Introduction</w:t>
      </w:r>
    </w:p>
    <w:p w14:paraId="288F7E8F" w14:textId="7EC23028" w:rsidR="007604E8" w:rsidRDefault="007604E8" w:rsidP="00B655E3">
      <w:pPr>
        <w:spacing w:line="240" w:lineRule="auto"/>
      </w:pPr>
      <w:r>
        <w:t xml:space="preserve">Fruits and vegetables are widely understood to be part of a healthy diet.  Perhaps surprisingly, some of the benefit from these sources of phytochemicals comes from their ability to induce a mild stress on the body at the cellular level </w:t>
      </w:r>
      <w:r>
        <w:fldChar w:fldCharType="begin"/>
      </w:r>
      <w:r>
        <w:instrText xml:space="preserve"> ADDIN EN.CITE &lt;EndNote&gt;&lt;Cite&gt;&lt;Author&gt;Son&lt;/Author&gt;&lt;Year&gt;2008&lt;/Year&gt;&lt;RecNum&gt;73&lt;/RecNum&gt;&lt;DisplayText&gt;(Son, Camandola et al. 2008)&lt;/DisplayText&gt;&lt;record&gt;&lt;rec-number&gt;73&lt;/rec-number&gt;&lt;foreign-keys&gt;&lt;key app="EN" db-id="tze50tpt55p9vwepfetpve5e0ze595rd9af5" timestamp="1766516121"&gt;73&lt;/key&gt;&lt;/foreign-keys&gt;&lt;ref-type name="Journal Article"&gt;17&lt;/ref-type&gt;&lt;contributors&gt;&lt;authors&gt;&lt;author&gt;Son, Tae Gen&lt;/author&gt;&lt;author&gt;Camandola, Simonetta&lt;/author&gt;&lt;author&gt;Mattson, Mark P.&lt;/author&gt;&lt;/authors&gt;&lt;/contributors&gt;&lt;titles&gt;&lt;title&gt;Hormetic dietary phytochemicals&lt;/title&gt;&lt;secondary-title&gt;Neuromolecular medicine&lt;/secondary-title&gt;&lt;/titles&gt;&lt;periodical&gt;&lt;full-title&gt;Neuromolecular medicine&lt;/full-title&gt;&lt;/periodical&gt;&lt;pages&gt;236--246&lt;/pages&gt;&lt;volume&gt;10&lt;/volume&gt;&lt;number&gt;4&lt;/number&gt;&lt;dates&gt;&lt;year&gt;2008&lt;/year&gt;&lt;/dates&gt;&lt;urls&gt;&lt;/urls&gt;&lt;/record&gt;&lt;/Cite&gt;&lt;/EndNote&gt;</w:instrText>
      </w:r>
      <w:r>
        <w:fldChar w:fldCharType="separate"/>
      </w:r>
      <w:r>
        <w:rPr>
          <w:noProof/>
        </w:rPr>
        <w:t>(Son, Camandola et al. 2008)</w:t>
      </w:r>
      <w:r>
        <w:fldChar w:fldCharType="end"/>
      </w:r>
      <w:r>
        <w:t>.</w:t>
      </w:r>
      <w:r w:rsidR="00962FA2">
        <w:t xml:space="preserve"> </w:t>
      </w:r>
      <w:r>
        <w:t xml:space="preserve">This principle can also explain some mechanisms of traditional Chinese medicince and Ayurveda </w:t>
      </w:r>
      <w:r>
        <w:fldChar w:fldCharType="begin"/>
      </w:r>
      <w:r>
        <w:instrText xml:space="preserve"> ADDIN EN.CITE &lt;EndNote&gt;&lt;Cite&gt;&lt;Author&gt;Yuan&lt;/Author&gt;&lt;Year&gt;2016&lt;/Year&gt;&lt;RecNum&gt;79&lt;/RecNum&gt;&lt;DisplayText&gt;(Yuan, Ma et al. 2016)&lt;/DisplayText&gt;&lt;record&gt;&lt;rec-number&gt;79&lt;/rec-number&gt;&lt;foreign-keys&gt;&lt;key app="EN" db-id="tze50tpt55p9vwepfetpve5e0ze595rd9af5" timestamp="1766516121"&gt;79&lt;/key&gt;&lt;/foreign-keys&gt;&lt;ref-type name="Journal Article"&gt;17&lt;/ref-type&gt;&lt;contributors&gt;&lt;authors&gt;&lt;author&gt;Yuan, Haidan&lt;/author&gt;&lt;author&gt;Ma, Qianqian&lt;/author&gt;&lt;author&gt;Ye, Li&lt;/author&gt;&lt;author&gt;Piao, Guangchun&lt;/author&gt;&lt;/authors&gt;&lt;/contributors&gt;&lt;titles&gt;&lt;title&gt;The traditional medicine and modern medicine from natural products&lt;/title&gt;&lt;secondary-title&gt;Molecules&lt;/secondary-title&gt;&lt;/titles&gt;&lt;periodical&gt;&lt;full-title&gt;Molecules&lt;/full-title&gt;&lt;/periodical&gt;&lt;pages&gt;559&lt;/pages&gt;&lt;volume&gt;21&lt;/volume&gt;&lt;number&gt;5&lt;/number&gt;&lt;dates&gt;&lt;year&gt;2016&lt;/year&gt;&lt;/dates&gt;&lt;urls&gt;&lt;/urls&gt;&lt;/record&gt;&lt;/Cite&gt;&lt;/EndNote&gt;</w:instrText>
      </w:r>
      <w:r>
        <w:fldChar w:fldCharType="separate"/>
      </w:r>
      <w:r>
        <w:rPr>
          <w:noProof/>
        </w:rPr>
        <w:t>(Yuan, Ma et al. 2016)</w:t>
      </w:r>
      <w:r>
        <w:fldChar w:fldCharType="end"/>
      </w:r>
      <w:r>
        <w:t xml:space="preserve">.  In some cases, the natural products have been studied to the point of isolating the active ingredients and characterizing their modes of action, such as opium from poppy flowers or the precursor to aspirin derived from willow bark.  But in many other cases, the efficacy of a natural product has not been well established.  This is especially the case with natural supplements sold in the US, which cannot claim a medical benefit and instead rely on traditional or cultural usage.  Furthermore, even with an understanding of the mode of action, proper dosage requires further experimentation that is not typically carried out for supplements.  </w:t>
      </w:r>
    </w:p>
    <w:p w14:paraId="4FD0AA31" w14:textId="103481C4" w:rsidR="007604E8" w:rsidRDefault="007604E8" w:rsidP="00B655E3">
      <w:pPr>
        <w:spacing w:line="240" w:lineRule="auto"/>
      </w:pPr>
      <w:r>
        <w:t xml:space="preserve">A direct way to measure the effect of natural products is to perform in-vitro experiments with a variety of assays, as illustrated with high-throughput screening (HTS) results from the Toxicology in the 21st Century program, or Tox21  </w:t>
      </w:r>
      <w:r>
        <w:fldChar w:fldCharType="begin"/>
      </w:r>
      <w:r>
        <w:instrText xml:space="preserve"> ADDIN EN.CITE &lt;EndNote&gt;&lt;Cite ExcludeYear="1"&gt;&lt;Author&gt;Thomas&lt;/Author&gt;&lt;Year&gt;2018&lt;/Year&gt;&lt;RecNum&gt;77&lt;/RecNum&gt;&lt;DisplayText&gt;(Thomas, Paules et al.)&lt;/DisplayText&gt;&lt;record&gt;&lt;rec-number&gt;77&lt;/rec-number&gt;&lt;foreign-keys&gt;&lt;key app="EN" db-id="tze50tpt55p9vwepfetpve5e0ze595rd9af5" timestamp="1766516121"&gt;77&lt;/key&gt;&lt;/foreign-keys&gt;&lt;ref-type name="Journal Article"&gt;17&lt;/ref-type&gt;&lt;contributors&gt;&lt;authors&gt;&lt;author&gt;Thomas, Russell S.&lt;/author&gt;&lt;author&gt;Paules, Richard S.&lt;/author&gt;&lt;author&gt;Simeonov, Anton&lt;/author&gt;&lt;author&gt;Fitzpatrick, Suzanne C.&lt;/author&gt;&lt;author&gt;Crofton, Kevin M.&lt;/author&gt;&lt;author&gt;Casey, Warren M.&lt;/author&gt;&lt;author&gt;Mendrick, Donna L.&lt;/author&gt;&lt;/authors&gt;&lt;/contributors&gt;&lt;titles&gt;&lt;title&gt;The US Federal Tox21 Program: A strategic and operational plan for continued leadership&lt;/title&gt;&lt;secondary-title&gt;Altex&lt;/secondary-title&gt;&lt;/titles&gt;&lt;periodical&gt;&lt;full-title&gt;Altex&lt;/full-title&gt;&lt;/periodical&gt;&lt;pages&gt;163&lt;/pages&gt;&lt;volume&gt;35&lt;/volume&gt;&lt;number&gt;2&lt;/number&gt;&lt;dates&gt;&lt;year&gt;2018&lt;/year&gt;&lt;/dates&gt;&lt;urls&gt;&lt;/urls&gt;&lt;/record&gt;&lt;/Cite&gt;&lt;/EndNote&gt;</w:instrText>
      </w:r>
      <w:r>
        <w:fldChar w:fldCharType="separate"/>
      </w:r>
      <w:r>
        <w:rPr>
          <w:noProof/>
        </w:rPr>
        <w:t>(Thomas, Paules et al.)</w:t>
      </w:r>
      <w:r>
        <w:fldChar w:fldCharType="end"/>
      </w:r>
      <w:r>
        <w:t xml:space="preserve">.  Such data quantifies the transcriptional change due to exposures using a variety of assays that </w:t>
      </w:r>
      <w:r w:rsidR="00423052">
        <w:t xml:space="preserve">represent </w:t>
      </w:r>
      <w:r>
        <w:t xml:space="preserve">pathways of toxicity.   </w:t>
      </w:r>
      <w:r>
        <w:fldChar w:fldCharType="begin"/>
      </w:r>
      <w:r w:rsidR="00410485">
        <w:instrText xml:space="preserve"> ADDIN EN.CITE &lt;EndNote&gt;&lt;Cite AuthorYear="1"&gt;&lt;Author&gt;Hubbard&lt;/Author&gt;&lt;Year&gt;2019&lt;/Year&gt;&lt;RecNum&gt;74&lt;/RecNum&gt;&lt;DisplayText&gt;Hubbard, Hsieh et al. (2019)&lt;/DisplayText&gt;&lt;record&gt;&lt;rec-number&gt;74&lt;/rec-number&gt;&lt;foreign-keys&gt;&lt;key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sidR="00410485">
        <w:rPr>
          <w:noProof/>
        </w:rPr>
        <w:t>Hubbard, Hsieh et al. (2019)</w:t>
      </w:r>
      <w:r>
        <w:fldChar w:fldCharType="end"/>
      </w:r>
      <w:r>
        <w:t xml:space="preserve"> provide a relevant contribution to the Tox21 database by evaluating a variety of common botanical products of interest to the American consumer.  </w:t>
      </w:r>
      <w:r w:rsidR="00423052">
        <w:t xml:space="preserve">They fit parametric models to the HTS dose response data and report metrics like the dose at which half the maximum response is reached (EC50), comparing extracts to purified active ingredients.  </w:t>
      </w:r>
      <w:r>
        <w:t>Their experiments provide valuable data towards identifying potential toxicities at high doses</w:t>
      </w:r>
      <w:r w:rsidR="00423052">
        <w:t xml:space="preserve"> and effects of mixtures</w:t>
      </w:r>
      <w:r>
        <w:t xml:space="preserve">, but the fact that a chemical increases or decreases transcription at a high dose does not provide insight into how beneficial a supplement might be at smaller doses.  To better understand the potential for benefit in this motivating data, we make use of the concept of hormesis.   </w:t>
      </w:r>
    </w:p>
    <w:p w14:paraId="40CE842C" w14:textId="0CF131E4" w:rsidR="007604E8" w:rsidRDefault="007604E8" w:rsidP="00B655E3">
      <w:pPr>
        <w:spacing w:line="240" w:lineRule="auto"/>
      </w:pPr>
      <w:r>
        <w:t xml:space="preserve">Hormesis is the ability of a biological system to build strength or tolerance to toxic exposure through sufficiently small but stressful doses, and is an evolutionary adaptation that is highly conserved across plants and animals </w:t>
      </w:r>
      <w:r>
        <w:fldChar w:fldCharType="begin"/>
      </w:r>
      <w:r w:rsidR="005F45A3">
        <w:instrText xml:space="preserve"> ADDIN EN.CITE &lt;EndNote&gt;&lt;Cite AuthorYear="1"&gt;&lt;Author&gt;Calabrese&lt;/Author&gt;&lt;Year&gt;2017&lt;/Year&gt;&lt;RecNum&gt;81&lt;/RecNum&gt;&lt;DisplayText&gt;Calabrese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disease&lt;/full-title&gt;&lt;/periodical&gt;&lt;pages&gt;13&lt;/pages&gt;&lt;volume&gt;3&lt;/volume&gt;&lt;number&gt;1&lt;/number&gt;&lt;dates&gt;&lt;year&gt;2017&lt;/year&gt;&lt;/dates&gt;&lt;urls&gt;&lt;/urls&gt;&lt;/record&gt;&lt;/Cite&gt;&lt;/EndNote&gt;</w:instrText>
      </w:r>
      <w:r>
        <w:fldChar w:fldCharType="separate"/>
      </w:r>
      <w:r w:rsidR="005F45A3">
        <w:rPr>
          <w:noProof/>
        </w:rPr>
        <w:t>Calabrese and Mattson (2017)</w:t>
      </w:r>
      <w:r>
        <w:fldChar w:fldCharType="end"/>
      </w:r>
      <w:r>
        <w:t>.  Two common examples of stressors that are hormetic are exercise and fasting:  high</w:t>
      </w:r>
      <w:r w:rsidR="00410485">
        <w:t xml:space="preserve"> “d</w:t>
      </w:r>
      <w:r>
        <w:t>oses</w:t>
      </w:r>
      <w:r w:rsidR="00410485">
        <w:t>”</w:t>
      </w:r>
      <w:r>
        <w:t xml:space="preserve"> are deadly, but small doses can improve health </w:t>
      </w:r>
      <w:r>
        <w:fldChar w:fldCharType="begin"/>
      </w:r>
      <w:r>
        <w:instrText xml:space="preserve"> ADDIN EN.CITE &lt;EndNote&gt;&lt;Cite ExcludeYear="1"&gt;&lt;Author&gt;De Cabo&lt;/Author&gt;&lt;Year&gt;2019&lt;/Year&gt;&lt;RecNum&gt;72&lt;/RecNum&gt;&lt;DisplayText&gt;(De Cabo and Mattson)&lt;/DisplayText&gt;&lt;record&gt;&lt;rec-number&gt;72&lt;/rec-number&gt;&lt;foreign-keys&gt;&lt;key app="EN" db-id="tze50tpt55p9vwepfetpve5e0ze595rd9af5" timestamp="1766516121"&gt;72&lt;/key&gt;&lt;/foreign-keys&gt;&lt;ref-type name="Journal Article"&gt;17&lt;/ref-type&gt;&lt;contributors&gt;&lt;authors&gt;&lt;author&gt;De Cabo, Rafael&lt;/author&gt;&lt;author&gt;Mattson, Mark P.&lt;/author&gt;&lt;/authors&gt;&lt;/contributors&gt;&lt;titles&gt;&lt;title&gt;Effects of intermittent fasting on health, aging, and disease&lt;/title&gt;&lt;secondary-title&gt;New England Journal of Medicine&lt;/secondary-title&gt;&lt;/titles&gt;&lt;periodical&gt;&lt;full-title&gt;New England Journal of Medicine&lt;/full-title&gt;&lt;/periodical&gt;&lt;pages&gt;2541--2551&lt;/pages&gt;&lt;volume&gt;381&lt;/volume&gt;&lt;number&gt;26&lt;/number&gt;&lt;dates&gt;&lt;year&gt;2019&lt;/year&gt;&lt;/dates&gt;&lt;urls&gt;&lt;/urls&gt;&lt;/record&gt;&lt;/Cite&gt;&lt;/EndNote&gt;</w:instrText>
      </w:r>
      <w:r>
        <w:fldChar w:fldCharType="separate"/>
      </w:r>
      <w:r>
        <w:rPr>
          <w:noProof/>
        </w:rPr>
        <w:t>(De Cabo and Mattson)</w:t>
      </w:r>
      <w:r>
        <w:fldChar w:fldCharType="end"/>
      </w:r>
      <w:r>
        <w:t xml:space="preserve">.  Traditional medicine has also been reexamined through the lens of hormesis, where concepts like </w:t>
      </w:r>
      <w:r w:rsidR="00410485">
        <w:t>“</w:t>
      </w:r>
      <w:r>
        <w:t xml:space="preserve">regulation" and </w:t>
      </w:r>
      <w:r w:rsidR="00410485">
        <w:t>“</w:t>
      </w:r>
      <w:r>
        <w:t xml:space="preserve">curing" are understood as low and high doses effects </w:t>
      </w:r>
      <w:r>
        <w:fldChar w:fldCharType="begin"/>
      </w:r>
      <w:r>
        <w:instrText xml:space="preserve"> ADDIN EN.CITE &lt;EndNote&gt;&lt;Cite&gt;&lt;Author&gt;Wang&lt;/Author&gt;&lt;Year&gt;2018&lt;/Year&gt;&lt;RecNum&gt;78&lt;/RecNum&gt;&lt;DisplayText&gt;(Wang, Calabrese et al. 2018)&lt;/DisplayText&gt;&lt;record&gt;&lt;rec-number&gt;78&lt;/rec-number&gt;&lt;foreign-keys&gt;&lt;key app="EN" db-id="tze50tpt55p9vwepfetpve5e0ze595rd9af5" timestamp="1766516121"&gt;78&lt;/key&gt;&lt;/foreign-keys&gt;&lt;ref-type name="Journal Article"&gt;17&lt;/ref-type&gt;&lt;contributors&gt;&lt;authors&gt;&lt;author&gt;Wang, Dali&lt;/author&gt;&lt;author&gt;Calabrese, Edward J.&lt;/author&gt;&lt;author&gt;Lian, Baoling&lt;/author&gt;&lt;author&gt;Lin, Zhifen&lt;/author&gt;&lt;author&gt;Calabrese, Vittorio&lt;/author&gt;&lt;/authors&gt;&lt;/contributors&gt;&lt;titles&gt;&lt;title&gt;Hormesis as a mechanistic approach to understanding herbal treatments in traditional Chinese medicine&lt;/title&gt;&lt;secondary-title&gt;Pharmacology \&amp;amp; therapeutics&lt;/secondary-title&gt;&lt;/titles&gt;&lt;periodical&gt;&lt;full-title&gt;Pharmacology \&amp;amp; therapeutics&lt;/full-title&gt;&lt;/periodical&gt;&lt;pages&gt;42--50&lt;/pages&gt;&lt;volume&gt;184&lt;/volume&gt;&lt;dates&gt;&lt;year&gt;2018&lt;/year&gt;&lt;/dates&gt;&lt;urls&gt;&lt;/urls&gt;&lt;/record&gt;&lt;/Cite&gt;&lt;/EndNote&gt;</w:instrText>
      </w:r>
      <w:r>
        <w:fldChar w:fldCharType="separate"/>
      </w:r>
      <w:r>
        <w:rPr>
          <w:noProof/>
        </w:rPr>
        <w:t>(Wang, Calabrese et al. 2018)</w:t>
      </w:r>
      <w:r>
        <w:fldChar w:fldCharType="end"/>
      </w:r>
      <w:r>
        <w:t xml:space="preserve">.  To be more precise, </w:t>
      </w:r>
      <w:r w:rsidRPr="009811EC">
        <w:rPr>
          <w:highlight w:val="yellow"/>
        </w:rPr>
        <w:t>a common definition of hormesis is when a low dose has a stimulatory response while a high dose has an inhibitory response or vice versa</w:t>
      </w:r>
      <w:r>
        <w:t xml:space="preserve"> </w:t>
      </w:r>
      <w:r>
        <w:fldChar w:fldCharType="begin"/>
      </w:r>
      <w:r>
        <w:instrText xml:space="preserve"> ADDIN EN.CITE &lt;EndNote&gt;&lt;Cite&gt;&lt;Author&gt;Calabrese&lt;/Author&gt;&lt;Year&gt;2014&lt;/Year&gt;&lt;RecNum&gt;80&lt;/RecNum&gt;&lt;DisplayText&gt;(Calabrese 2014)&lt;/DisplayText&gt;&lt;record&gt;&lt;rec-number&gt;80&lt;/rec-number&gt;&lt;foreign-keys&gt;&lt;key app="EN" db-id="tze50tpt55p9vwepfetpve5e0ze595rd9af5" timestamp="1766516121"&gt;80&lt;/key&gt;&lt;/foreign-keys&gt;&lt;ref-type name="Journal Article"&gt;17&lt;/ref-type&gt;&lt;contributors&gt;&lt;authors&gt;&lt;author&gt;Calabrese, Edward J.&lt;/author&gt;&lt;/authors&gt;&lt;/contributors&gt;&lt;titles&gt;&lt;title&gt;Hormesis: a fundamental concept in biology&lt;/title&gt;&lt;secondary-title&gt;Microbial cell&lt;/secondary-title&gt;&lt;/titles&gt;&lt;periodical&gt;&lt;full-title&gt;Microbial cell&lt;/full-title&gt;&lt;/periodical&gt;&lt;pages&gt;145&lt;/pages&gt;&lt;volume&gt;1&lt;/volume&gt;&lt;number&gt;5&lt;/number&gt;&lt;dates&gt;&lt;year&gt;2014&lt;/year&gt;&lt;/dates&gt;&lt;urls&gt;&lt;/urls&gt;&lt;/record&gt;&lt;/Cite&gt;&lt;/EndNote&gt;</w:instrText>
      </w:r>
      <w:r>
        <w:fldChar w:fldCharType="separate"/>
      </w:r>
      <w:r>
        <w:rPr>
          <w:noProof/>
        </w:rPr>
        <w:t xml:space="preserve">(Calabrese </w:t>
      </w:r>
      <w:r>
        <w:rPr>
          <w:noProof/>
        </w:rPr>
        <w:lastRenderedPageBreak/>
        <w:t>2014)</w:t>
      </w:r>
      <w:r>
        <w:fldChar w:fldCharType="end"/>
      </w:r>
      <w:r>
        <w:t xml:space="preserve">.   Since the low dose effect is opposite of the higher dose effect, it is expected that the presence of hormesis suggests potential benefit.  Hence, regardless of the direction of the dose response, compounds with hormesis are suitable for additional research for health benefits.  Some estimates suggest as much as 40% of dose response curves from sources like Tox21 may exhibit hormesis </w:t>
      </w:r>
      <w:r>
        <w:fldChar w:fldCharType="begin"/>
      </w:r>
      <w:r>
        <w:instrText xml:space="preserve"> ADDIN EN.CITE &lt;EndNote&gt;&lt;Cite&gt;&lt;Author&gt;Calabrese&lt;/Author&gt;&lt;Year&gt;2017&lt;/Year&gt;&lt;RecNum&gt;81&lt;/RecNum&gt;&lt;DisplayText&gt;(Calabrese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disease&lt;/full-title&gt;&lt;/periodical&gt;&lt;pages&gt;13&lt;/pages&gt;&lt;volume&gt;3&lt;/volume&gt;&lt;number&gt;1&lt;/number&gt;&lt;dates&gt;&lt;year&gt;2017&lt;/year&gt;&lt;/dates&gt;&lt;urls&gt;&lt;/urls&gt;&lt;/record&gt;&lt;/Cite&gt;&lt;/EndNote&gt;</w:instrText>
      </w:r>
      <w:r>
        <w:fldChar w:fldCharType="separate"/>
      </w:r>
      <w:r>
        <w:rPr>
          <w:noProof/>
        </w:rPr>
        <w:t>(Calabrese and Mattson 2017)</w:t>
      </w:r>
      <w:r>
        <w:fldChar w:fldCharType="end"/>
      </w:r>
      <w:r>
        <w:t xml:space="preserve">, and this depends on the experimental doses being sufficiently low to observe the effect. </w:t>
      </w:r>
    </w:p>
    <w:p w14:paraId="2BA6884B" w14:textId="172C7377" w:rsidR="00BA6A8E" w:rsidRDefault="007604E8" w:rsidP="00B655E3">
      <w:pPr>
        <w:spacing w:line="240" w:lineRule="auto"/>
      </w:pPr>
      <w:r>
        <w:t xml:space="preserve">Searching for hormesis is often done manually by plotting a dose response curve and observing a J or inverted J shape rather than a monotonic S shape.  </w:t>
      </w:r>
      <w:r w:rsidRPr="003D5BDD">
        <w:rPr>
          <w:highlight w:val="yellow"/>
        </w:rPr>
        <w:t>The dip of the J is expected to range from 30-60\% beyond the baseline response to be classified as hormesis</w:t>
      </w:r>
      <w:r>
        <w:t xml:space="preserve">  </w:t>
      </w:r>
      <w:r>
        <w:fldChar w:fldCharType="begin"/>
      </w:r>
      <w:r>
        <w:instrText xml:space="preserve"> ADDIN EN.CITE &lt;EndNote&gt;&lt;Cite&gt;&lt;Author&gt;Calabrese&lt;/Author&gt;&lt;Year&gt;2014&lt;/Year&gt;&lt;RecNum&gt;80&lt;/RecNum&gt;&lt;DisplayText&gt;(Calabrese 2014)&lt;/DisplayText&gt;&lt;record&gt;&lt;rec-number&gt;80&lt;/rec-number&gt;&lt;foreign-keys&gt;&lt;key app="EN" db-id="tze50tpt55p9vwepfetpve5e0ze595rd9af5" timestamp="1766516121"&gt;80&lt;/key&gt;&lt;/foreign-keys&gt;&lt;ref-type name="Journal Article"&gt;17&lt;/ref-type&gt;&lt;contributors&gt;&lt;authors&gt;&lt;author&gt;Calabrese, Edward J.&lt;/author&gt;&lt;/authors&gt;&lt;/contributors&gt;&lt;titles&gt;&lt;title&gt;Hormesis: a fundamental concept in biology&lt;/title&gt;&lt;secondary-title&gt;Microbial cell&lt;/secondary-title&gt;&lt;/titles&gt;&lt;periodical&gt;&lt;full-title&gt;Microbial cell&lt;/full-title&gt;&lt;/periodical&gt;&lt;pages&gt;145&lt;/pages&gt;&lt;volume&gt;1&lt;/volume&gt;&lt;number&gt;5&lt;/number&gt;&lt;dates&gt;&lt;year&gt;2014&lt;/year&gt;&lt;/dates&gt;&lt;urls&gt;&lt;/urls&gt;&lt;/record&gt;&lt;/Cite&gt;&lt;/EndNote&gt;</w:instrText>
      </w:r>
      <w:r>
        <w:fldChar w:fldCharType="separate"/>
      </w:r>
      <w:r>
        <w:rPr>
          <w:noProof/>
        </w:rPr>
        <w:t>(Calabrese 2014)</w:t>
      </w:r>
      <w:r>
        <w:fldChar w:fldCharType="end"/>
      </w:r>
      <w:r>
        <w:t xml:space="preserve">.  This manual approach is </w:t>
      </w:r>
      <w:r w:rsidR="001305AA">
        <w:t>fine</w:t>
      </w:r>
      <w:r>
        <w:t xml:space="preserve"> for single chemical experiments but is not </w:t>
      </w:r>
      <w:r w:rsidR="001305AA">
        <w:t>feasible</w:t>
      </w:r>
      <w:r>
        <w:t xml:space="preserve"> for HTS with thousands of chemical-assay combinations to plot.  There are also cases where the classification may be questionable due to noise in the measurements, so it is preferable to test the data directly instead of relying on visual cues.</w:t>
      </w:r>
    </w:p>
    <w:p w14:paraId="7CA68D48" w14:textId="382365E9" w:rsidR="00410485" w:rsidRDefault="007604E8" w:rsidP="00B655E3">
      <w:pPr>
        <w:spacing w:line="240" w:lineRule="auto"/>
      </w:pPr>
      <w:r>
        <w:t xml:space="preserve">We propose the application of a statistical test to quickly evaluate a large set of dose response data.  One common approach is to fit a parametric </w:t>
      </w:r>
      <w:r w:rsidR="001305AA">
        <w:t xml:space="preserve">dose response </w:t>
      </w:r>
      <w:r>
        <w:t xml:space="preserve">model that is flexible enough for hormesis and compare to a dose response model that is restricted to monotonic curves.  The Brain-Cousens dose response model </w:t>
      </w:r>
      <w:r>
        <w:fldChar w:fldCharType="begin"/>
      </w:r>
      <w:r>
        <w:instrText xml:space="preserve"> ADDIN EN.CITE &lt;EndNote&gt;&lt;Cite ExcludeYear="1"&gt;&lt;Author&gt;Brain&lt;/Author&gt;&lt;Year&gt;1989&lt;/Year&gt;&lt;RecNum&gt;75&lt;/RecNum&gt;&lt;DisplayText&gt;(Brain and Cousens)&lt;/DisplayText&gt;&lt;record&gt;&lt;rec-number&gt;75&lt;/rec-number&gt;&lt;foreign-keys&gt;&lt;key app="EN" db-id="tze50tpt55p9vwepfetpve5e0ze595rd9af5" timestamp="1766516121"&gt;75&lt;/key&gt;&lt;/foreign-keys&gt;&lt;ref-type name="Journal Article"&gt;17&lt;/ref-type&gt;&lt;contributors&gt;&lt;authors&gt;&lt;author&gt;Brain, P.&lt;/author&gt;&lt;author&gt;Cousens, R.&lt;/author&gt;&lt;/authors&gt;&lt;/contributors&gt;&lt;titles&gt;&lt;title&gt;An equation to describe dose responses where there is stimulation of growth at low doses.&lt;/title&gt;&lt;secondary-title&gt;Weed research&lt;/secondary-title&gt;&lt;/titles&gt;&lt;periodical&gt;&lt;full-title&gt;Weed research&lt;/full-title&gt;&lt;/periodical&gt;&lt;volume&gt;29&lt;/volume&gt;&lt;number&gt;2&lt;/number&gt;&lt;dates&gt;&lt;year&gt;1989&lt;/year&gt;&lt;/dates&gt;&lt;urls&gt;&lt;/urls&gt;&lt;/record&gt;&lt;/Cite&gt;&lt;/EndNote&gt;</w:instrText>
      </w:r>
      <w:r>
        <w:fldChar w:fldCharType="separate"/>
      </w:r>
      <w:r>
        <w:rPr>
          <w:noProof/>
        </w:rPr>
        <w:t>(Brain and Cousens)</w:t>
      </w:r>
      <w:r>
        <w:fldChar w:fldCharType="end"/>
      </w:r>
      <w:r>
        <w:t xml:space="preserve"> has extra linear terms to allow for hormesis, while setting the extra parameters to 0 will revert to a non-hormetic model.  An improved model is proposed by </w:t>
      </w:r>
      <w:r>
        <w:fldChar w:fldCharType="begin"/>
      </w:r>
      <w:r>
        <w:instrText xml:space="preserve"> ADDIN EN.CITE &lt;EndNote&gt;&lt;Cite&gt;&lt;Author&gt;Calabrese&lt;/Author&gt;&lt;Year&gt;2017&lt;/Year&gt;&lt;RecNum&gt;81&lt;/RecNum&gt;&lt;DisplayText&gt;(Cedergreen, Ritz et al. , 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disease&lt;/full-title&gt;&lt;/periodical&gt;&lt;pages&gt;13&lt;/pages&gt;&lt;volume&gt;3&lt;/volume&gt;&lt;number&gt;1&lt;/number&gt;&lt;dates&gt;&lt;year&gt;2017&lt;/year&gt;&lt;/dates&gt;&lt;urls&gt;&lt;/urls&gt;&lt;/record&gt;&lt;/Cite&gt;&lt;Cite ExcludeYear="1"&gt;&lt;Author&gt;Cedergreen&lt;/Author&gt;&lt;Year&gt;2005&lt;/Year&gt;&lt;RecNum&gt;76&lt;/RecNum&gt;&lt;record&gt;&lt;rec-number&gt;76&lt;/rec-number&gt;&lt;foreign-keys&gt;&lt;key app="EN" db-id="tze50tpt55p9vwepfetpve5e0ze595rd9af5" timestamp="1766516121"&gt;76&lt;/key&gt;&lt;/foreign-keys&gt;&lt;ref-type name="Journal Article"&gt;17&lt;/ref-type&gt;&lt;contributors&gt;&lt;authors&gt;&lt;author&gt;Cedergreen, Nina&lt;/author&gt;&lt;author&gt;Ritz, Christian&lt;/author&gt;&lt;author&gt;Streibig, Jens Carl&lt;/author&gt;&lt;/authors&gt;&lt;/contributors&gt;&lt;titles&gt;&lt;title&gt;Improved empirical models describing hormesis&lt;/title&gt;&lt;secondary-title&gt;Environmental Toxicology and Chemistry&lt;/secondary-title&gt;&lt;/titles&gt;&lt;periodical&gt;&lt;full-title&gt;Environmental Toxicology and Chemistry&lt;/full-title&gt;&lt;/periodical&gt;&lt;pages&gt;3166--3172&lt;/pages&gt;&lt;volume&gt;24&lt;/volume&gt;&lt;number&gt;12&lt;/number&gt;&lt;dates&gt;&lt;year&gt;2005&lt;/year&gt;&lt;/dates&gt;&lt;urls&gt;&lt;/urls&gt;&lt;/record&gt;&lt;/Cite&gt;&lt;/EndNote&gt;</w:instrText>
      </w:r>
      <w:r>
        <w:fldChar w:fldCharType="separate"/>
      </w:r>
      <w:r>
        <w:rPr>
          <w:noProof/>
        </w:rPr>
        <w:t>(Cedergreen, Ritz et al. , Calabrese and Mattson 2017)</w:t>
      </w:r>
      <w:r>
        <w:fldChar w:fldCharType="end"/>
      </w:r>
      <w:r>
        <w:t xml:space="preserve">, which extends Brain-Cousens dose response with a nonlinear term rather than a linear term to preserve the </w:t>
      </w:r>
      <w:r w:rsidR="00410485">
        <w:t>interpretability</w:t>
      </w:r>
      <w:r>
        <w:t xml:space="preserve"> of the slope parameter. In both models one can perform an F-test for the presence of hormesis under the null assumption that the hormesis parameter is 0.  </w:t>
      </w:r>
      <w:r w:rsidRPr="002838C8">
        <w:rPr>
          <w:highlight w:val="yellow"/>
        </w:rPr>
        <w:t>The downside to parametric methods is that they may overly constrain the space of dose response functions, potentially misclassifying a hormetic signal</w:t>
      </w:r>
      <w:r>
        <w:t xml:space="preserve">.  For example, some parameters may not be identified well and lead to ambiguity.  </w:t>
      </w:r>
    </w:p>
    <w:p w14:paraId="2BAD7813" w14:textId="4E452EBC" w:rsidR="007604E8" w:rsidRDefault="007604E8" w:rsidP="00B655E3">
      <w:pPr>
        <w:spacing w:line="240" w:lineRule="auto"/>
      </w:pPr>
      <w:r>
        <w:t>Rather than a parametric model, we make use of a shape-based test that simply evaluates monotonicity and concavity of the observed data.  This approach makes minimal assumptions about the dose response curve but can still quantify uncertainty by providing a p-value for the presence of a particular curve shape.  The absence of a significant p-value means there is a constant response.  Our novel contribution is the application of this method to assess hormesis in botanical dose response data, along with the development of a software package to replicate this study and visualizations to summarize significance results for large sets of chemical-assay pairs.</w:t>
      </w:r>
    </w:p>
    <w:p w14:paraId="2828774D" w14:textId="77777777" w:rsidR="007604E8" w:rsidRDefault="007604E8" w:rsidP="00B655E3">
      <w:pPr>
        <w:spacing w:line="240" w:lineRule="auto"/>
      </w:pPr>
    </w:p>
    <w:p w14:paraId="1530357A" w14:textId="77777777" w:rsidR="008341CB" w:rsidRDefault="008341CB" w:rsidP="00B655E3">
      <w:pPr>
        <w:spacing w:line="240" w:lineRule="auto"/>
      </w:pPr>
    </w:p>
    <w:p w14:paraId="33759705" w14:textId="4B74E31B" w:rsidR="007604E8" w:rsidRPr="00410485" w:rsidRDefault="007604E8" w:rsidP="00B655E3">
      <w:pPr>
        <w:pStyle w:val="Heading2"/>
        <w:spacing w:line="240" w:lineRule="auto"/>
      </w:pPr>
      <w:r w:rsidRPr="00410485">
        <w:lastRenderedPageBreak/>
        <w:t>Method and Material</w:t>
      </w:r>
    </w:p>
    <w:p w14:paraId="09FB4094" w14:textId="34134BF7" w:rsidR="007604E8" w:rsidRDefault="007604E8" w:rsidP="00B655E3">
      <w:pPr>
        <w:pStyle w:val="Heading3"/>
        <w:spacing w:line="240" w:lineRule="auto"/>
      </w:pPr>
      <w:r>
        <w:t>Data</w:t>
      </w:r>
    </w:p>
    <w:p w14:paraId="39B58D4C" w14:textId="6CCF1902" w:rsidR="007604E8" w:rsidRDefault="007604E8" w:rsidP="00B655E3">
      <w:pPr>
        <w:spacing w:line="240" w:lineRule="auto"/>
      </w:pPr>
      <w:r>
        <w:t>The data for this analysis is taken from a</w:t>
      </w:r>
      <w:r w:rsidR="008341CB">
        <w:t xml:space="preserve"> </w:t>
      </w:r>
      <w:r>
        <w:t xml:space="preserve">Tox21 data set </w:t>
      </w:r>
      <w:r w:rsidR="008341CB">
        <w:t xml:space="preserve">curated </w:t>
      </w:r>
      <w:r>
        <w:t>for the purpose of evaluating the safety of common botanical supplements</w:t>
      </w:r>
      <w:r w:rsidR="008341CB">
        <w:t xml:space="preserve"> </w:t>
      </w:r>
      <w:r w:rsidR="008341CB">
        <w:fldChar w:fldCharType="begin"/>
      </w:r>
      <w:r w:rsidR="008341CB">
        <w:instrText xml:space="preserve"> ADDIN EN.CITE &lt;EndNote&gt;&lt;Cite ExcludeYear="1"&gt;&lt;Author&gt;Hubbard&lt;/Author&gt;&lt;Year&gt;2019&lt;/Year&gt;&lt;RecNum&gt;74&lt;/RecNum&gt;&lt;DisplayText&gt;(Hubbard, Hsieh et al.)&lt;/DisplayText&gt;&lt;record&gt;&lt;rec-number&gt;74&lt;/rec-number&gt;&lt;foreign-keys&gt;&lt;key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rsidR="008341CB">
        <w:fldChar w:fldCharType="separate"/>
      </w:r>
      <w:r w:rsidR="008341CB">
        <w:rPr>
          <w:noProof/>
        </w:rPr>
        <w:t>(Hubbard, Hsieh et al.)</w:t>
      </w:r>
      <w:r w:rsidR="008341CB">
        <w:fldChar w:fldCharType="end"/>
      </w:r>
      <w:r>
        <w:t xml:space="preserve">.  The data </w:t>
      </w:r>
      <w:r w:rsidR="008341CB">
        <w:t>involves dose responses to</w:t>
      </w:r>
      <w:r>
        <w:t xml:space="preserve"> whole plant supplement samples as well as purified active ingredients.  By testing both whole and purified samples of botanicals, </w:t>
      </w:r>
      <w:r>
        <w:fldChar w:fldCharType="begin"/>
      </w:r>
      <w:r>
        <w:instrText xml:space="preserve"> ADDIN EN.CITE &lt;EndNote&gt;&lt;Cite ExcludeYear="1"&gt;&lt;Author&gt;Hubbard&lt;/Author&gt;&lt;Year&gt;2019&lt;/Year&gt;&lt;RecNum&gt;74&lt;/RecNum&gt;&lt;DisplayText&gt;(Hubbard, Hsieh et al.)&lt;/DisplayText&gt;&lt;record&gt;&lt;rec-number&gt;74&lt;/rec-number&gt;&lt;foreign-keys&gt;&lt;key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Pr>
          <w:noProof/>
        </w:rPr>
        <w:t>(Hubbard, Hsieh et al.)</w:t>
      </w:r>
      <w:r>
        <w:fldChar w:fldCharType="end"/>
      </w:r>
      <w:r>
        <w:t xml:space="preserve"> were able to clarify if the </w:t>
      </w:r>
      <w:r w:rsidR="008341CB">
        <w:t>response</w:t>
      </w:r>
      <w:r>
        <w:t xml:space="preserve"> is the result of the </w:t>
      </w:r>
      <w:r w:rsidR="008341CB">
        <w:t xml:space="preserve">whole-plant </w:t>
      </w:r>
      <w:r>
        <w:t>mixture versus the result of the single active ingredient.  In our context, we can evaluate if the hormetic dose response exists for the mixture or a single active molecule.  There are 13 unique species and over 90 different preparations in the data set, see table 1 below.</w:t>
      </w:r>
    </w:p>
    <w:p w14:paraId="183A2478" w14:textId="6EEC5B03" w:rsidR="007604E8" w:rsidRDefault="007604E8" w:rsidP="00B655E3">
      <w:pPr>
        <w:spacing w:line="240" w:lineRule="auto"/>
      </w:pPr>
      <w:r>
        <w:t xml:space="preserve">To evaluate safety, </w:t>
      </w:r>
      <w:r>
        <w:fldChar w:fldCharType="begin"/>
      </w:r>
      <w:r w:rsidR="00410485">
        <w:instrText xml:space="preserve"> ADDIN EN.CITE &lt;EndNote&gt;&lt;Cite AuthorYear="1"&gt;&lt;Author&gt;Hubbard&lt;/Author&gt;&lt;Year&gt;2019&lt;/Year&gt;&lt;RecNum&gt;74&lt;/RecNum&gt;&lt;DisplayText&gt;Hubbard, Hsieh et al. (2019)&lt;/DisplayText&gt;&lt;record&gt;&lt;rec-number&gt;74&lt;/rec-number&gt;&lt;foreign-keys&gt;&lt;key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sidR="00410485">
        <w:rPr>
          <w:noProof/>
        </w:rPr>
        <w:t>Hubbard, Hsieh et al. (2019)</w:t>
      </w:r>
      <w:r>
        <w:fldChar w:fldCharType="end"/>
      </w:r>
      <w:r>
        <w:t xml:space="preserve"> employ a panel of 1</w:t>
      </w:r>
      <w:r w:rsidR="005D1D7D">
        <w:t>9</w:t>
      </w:r>
      <w:r>
        <w:t xml:space="preserve"> assays to cover many of the standard pathways of toxicity.  Examples are the aryl hydrocarbon receptor (AhR), antioxidant response element (ARE), and aromatase receptor activity; see table 2 below.  </w:t>
      </w:r>
    </w:p>
    <w:p w14:paraId="0995CA44" w14:textId="7478B555" w:rsidR="007604E8" w:rsidRDefault="007604E8" w:rsidP="00B655E3">
      <w:pPr>
        <w:spacing w:line="240" w:lineRule="auto"/>
      </w:pPr>
      <w:r>
        <w:t xml:space="preserve">These assays are expanded into </w:t>
      </w:r>
      <w:r w:rsidR="005D1D7D">
        <w:t>54</w:t>
      </w:r>
      <w:r>
        <w:t xml:space="preserve"> screening results, depending on reporter type (luciferase LUC, beta lactamase BLA, or viability VIA) and time course.  LUC and viability activity are both collected through one channel, while BLA is collected through two channels and analyzed using the ratio.  The time course assay is viability with liver or kidney cells and represents zero to 40 hours in 8</w:t>
      </w:r>
      <w:r w:rsidR="006C1435">
        <w:t>-</w:t>
      </w:r>
      <w:r>
        <w:t xml:space="preserve">hour increments.  Viability response increases as cell death increases.  </w:t>
      </w:r>
    </w:p>
    <w:p w14:paraId="6B4C947F" w14:textId="77777777" w:rsidR="007604E8" w:rsidRDefault="007604E8" w:rsidP="00B655E3">
      <w:pPr>
        <w:spacing w:line="240" w:lineRule="auto"/>
      </w:pPr>
    </w:p>
    <w:p w14:paraId="6BC3F22D" w14:textId="02EEEC61" w:rsidR="007604E8" w:rsidRDefault="007604E8" w:rsidP="00B655E3">
      <w:pPr>
        <w:pStyle w:val="Heading3"/>
        <w:spacing w:line="240" w:lineRule="auto"/>
      </w:pPr>
      <w:r>
        <w:t>Statistical Testing</w:t>
      </w:r>
    </w:p>
    <w:p w14:paraId="572EA3C1" w14:textId="2A23D7E9" w:rsidR="007604E8" w:rsidRDefault="007604E8" w:rsidP="00B655E3">
      <w:pPr>
        <w:spacing w:line="240" w:lineRule="auto"/>
      </w:pPr>
      <w:r>
        <w:t xml:space="preserve">As </w:t>
      </w:r>
      <w:r w:rsidR="00410485">
        <w:t>the introduction</w:t>
      </w:r>
      <w:r>
        <w:t xml:space="preserve"> mentioned, the search for hormesis often reduces to the search for dose response curves with J or inverted J shape. </w:t>
      </w:r>
      <w:r w:rsidR="00A5783D">
        <w:t xml:space="preserve">An upward J curve </w:t>
      </w:r>
      <w:r>
        <w:t xml:space="preserve">corresponds to a convex </w:t>
      </w:r>
      <w:ins w:id="1" w:author="Jin, Ying (NIH/NIEHS) [F]" w:date="2026-01-22T15:41:00Z" w16du:dateUtc="2026-01-22T20:41:00Z">
        <w:r w:rsidR="002D6C1B">
          <w:t>curve with increasing trend</w:t>
        </w:r>
      </w:ins>
      <w:del w:id="2" w:author="Jin, Ying (NIH/NIEHS) [F]" w:date="2026-01-22T15:41:00Z" w16du:dateUtc="2026-01-22T20:41:00Z">
        <w:r w:rsidDel="002D6C1B">
          <w:delText>increasing curve</w:delText>
        </w:r>
      </w:del>
      <w:r>
        <w:t xml:space="preserve">, and </w:t>
      </w:r>
      <w:r w:rsidR="00A5783D">
        <w:t xml:space="preserve">a downwoard J curve </w:t>
      </w:r>
      <w:r>
        <w:t xml:space="preserve">a </w:t>
      </w:r>
      <w:del w:id="3" w:author="Jin, Ying (NIH/NIEHS) [F]" w:date="2026-01-22T15:41:00Z" w16du:dateUtc="2026-01-22T20:41:00Z">
        <w:r w:rsidDel="002D6C1B">
          <w:delText>concave decreasing curve</w:delText>
        </w:r>
      </w:del>
      <w:ins w:id="4" w:author="Jin, Ying (NIH/NIEHS) [F]" w:date="2026-01-22T15:41:00Z" w16du:dateUtc="2026-01-22T20:41:00Z">
        <w:r w:rsidR="002D6C1B">
          <w:t>concave curve with decreasing trend</w:t>
        </w:r>
      </w:ins>
      <w:r>
        <w:t>. It follows that a hormetic curve can be detected by testing for convexity</w:t>
      </w:r>
      <w:ins w:id="5" w:author="Jin, Ying (NIH/NIEHS) [F]" w:date="2026-03-17T14:30:00Z" w16du:dateUtc="2026-03-17T18:30:00Z">
        <w:r w:rsidR="00335E36">
          <w:t xml:space="preserve"> and montonicity. </w:t>
        </w:r>
      </w:ins>
      <w:del w:id="6" w:author="Jin, Ying (NIH/NIEHS) [F]" w:date="2026-03-17T14:30:00Z" w16du:dateUtc="2026-03-17T18:30:00Z">
        <w:r w:rsidDel="00335E36">
          <w:delText>.</w:delText>
        </w:r>
      </w:del>
      <w:del w:id="7" w:author="Jin, Ying (NIH/NIEHS) [F]" w:date="2026-03-17T14:29:00Z" w16du:dateUtc="2026-03-17T18:29:00Z">
        <w:r w:rsidDel="00335E36">
          <w:delText xml:space="preserve">  </w:delText>
        </w:r>
      </w:del>
      <w:r>
        <w:t xml:space="preserve">Note that testing for monotonicity is not sufficient:  while all hormetic curves are non-monotonic, not all non-monotonic curves will have a J shape.  Furthermore, a dose response </w:t>
      </w:r>
      <w:ins w:id="8" w:author="Jin, Ying (NIH/NIEHS) [F]" w:date="2026-01-22T15:42:00Z" w16du:dateUtc="2026-01-22T20:42:00Z">
        <w:r w:rsidR="005942FA">
          <w:t xml:space="preserve">curve </w:t>
        </w:r>
      </w:ins>
      <w:r>
        <w:t>may be convex</w:t>
      </w:r>
      <w:ins w:id="9" w:author="Jin, Ying (NIH/NIEHS) [F]" w:date="2026-01-22T15:42:00Z" w16du:dateUtc="2026-01-22T20:42:00Z">
        <w:r w:rsidR="005942FA">
          <w:t>/concave</w:t>
        </w:r>
      </w:ins>
      <w:r>
        <w:t xml:space="preserve"> without having a J shape, so it is important to check </w:t>
      </w:r>
      <w:ins w:id="10" w:author="Jin, Ying (NIH/NIEHS) [F]" w:date="2026-01-22T15:43:00Z" w16du:dateUtc="2026-01-22T20:43:00Z">
        <w:r w:rsidR="005942FA">
          <w:t>the presence of increasing/decreasing trend</w:t>
        </w:r>
      </w:ins>
      <w:del w:id="11" w:author="Jin, Ying (NIH/NIEHS) [F]" w:date="2026-01-22T15:43:00Z" w16du:dateUtc="2026-01-22T20:43:00Z">
        <w:r w:rsidDel="005942FA">
          <w:delText>that the derivative i</w:delText>
        </w:r>
      </w:del>
      <w:del w:id="12" w:author="Jin, Ying (NIH/NIEHS) [F]" w:date="2026-01-22T15:42:00Z" w16du:dateUtc="2026-01-22T20:42:00Z">
        <w:r w:rsidDel="005942FA">
          <w:delText>s monotone</w:delText>
        </w:r>
      </w:del>
      <w:r>
        <w:t xml:space="preserve">.  A non-increasing convex curve can easily be observed with a </w:t>
      </w:r>
      <w:bookmarkStart w:id="13" w:name="OLE_LINK2"/>
      <w:r>
        <w:t>sigmoidal</w:t>
      </w:r>
      <w:bookmarkEnd w:id="13"/>
      <w:r>
        <w:t xml:space="preserve"> response where the dose was not high enough to reach saturation.   Hence, if a test shows evidence of a monotonically increasing and convex, or monotonically decreasing and concave, the shape being tested could be categorized as hormesis. </w:t>
      </w:r>
    </w:p>
    <w:p w14:paraId="213BA8E6" w14:textId="3039461E" w:rsidR="007604E8" w:rsidRDefault="007604E8" w:rsidP="00B655E3">
      <w:pPr>
        <w:spacing w:line="240" w:lineRule="auto"/>
      </w:pPr>
      <w:r>
        <w:t xml:space="preserve">This project utilized a shape test method by </w:t>
      </w:r>
      <w:r>
        <w:fldChar w:fldCharType="begin"/>
      </w:r>
      <w:r>
        <w:instrText xml:space="preserve"> ADDIN EN.CITE &lt;EndNote&gt;&lt;Cite ExcludeYear="1"&gt;&lt;Author&gt;Yin&lt;/Author&gt;&lt;Year&gt;2021&lt;/Year&gt;&lt;RecNum&gt;85&lt;/RecNum&gt;&lt;DisplayText&gt;(Yin, Xun et al.)&lt;/DisplayText&gt;&lt;record&gt;&lt;rec-number&gt;85&lt;/rec-number&gt;&lt;foreign-keys&gt;&lt;key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fldChar w:fldCharType="separate"/>
      </w:r>
      <w:r>
        <w:rPr>
          <w:noProof/>
        </w:rPr>
        <w:t>(Yin, Xun et al.)</w:t>
      </w:r>
      <w:r>
        <w:fldChar w:fldCharType="end"/>
      </w:r>
      <w:r>
        <w:t xml:space="preserve">: the Semi-Parametric Shape-Restricted Mixed Effects Regression Splines (SHARP). </w:t>
      </w:r>
      <w:r w:rsidR="005F45A3">
        <w:t>T</w:t>
      </w:r>
      <w:r>
        <w:t xml:space="preserve">wo models are fit </w:t>
      </w:r>
      <w:r w:rsidR="005F45A3">
        <w:t>to the</w:t>
      </w:r>
      <w:r>
        <w:t xml:space="preserve"> dose response </w:t>
      </w:r>
      <w:r w:rsidR="005F45A3">
        <w:t>data</w:t>
      </w:r>
      <w:r>
        <w:t xml:space="preserve"> with appropriate splines, corresponding to monotonicity and complexity</w:t>
      </w:r>
      <w:r w:rsidR="005F45A3">
        <w:t xml:space="preserve"> respectively</w:t>
      </w:r>
      <w:r>
        <w:t>, as follows:</w:t>
      </w:r>
    </w:p>
    <w:p w14:paraId="7ACEF908" w14:textId="77777777" w:rsidR="00410485" w:rsidRPr="00410485" w:rsidRDefault="00410485" w:rsidP="00B655E3">
      <w:pPr>
        <w:spacing w:line="240" w:lineRule="auto"/>
        <w:rPr>
          <w:rFonts w:ascii="Cambria Math" w:hAnsi="Cambria Math"/>
          <w:oMath/>
        </w:rPr>
      </w:pPr>
    </w:p>
    <w:p w14:paraId="08CB471D" w14:textId="5844AC96" w:rsidR="007604E8" w:rsidRPr="00410485" w:rsidRDefault="00410485" w:rsidP="00B655E3">
      <w:pPr>
        <w:spacing w:line="240" w:lineRule="auto"/>
        <w:rPr>
          <w:rFonts w:ascii="Cambria Math" w:hAnsi="Cambria Math"/>
          <w:oMath/>
        </w:rPr>
      </w:pPr>
      <m:oMathPara>
        <m:oMath>
          <m:r>
            <w:rPr>
              <w:rFonts w:ascii="Cambria Math" w:hAnsi="Cambria Math"/>
            </w:rPr>
            <w:lastRenderedPageBreak/>
            <m:t>   </m:t>
          </m:r>
          <m:r>
            <m:rPr>
              <m:nor/>
            </m:rPr>
            <w:rPr>
              <w:rFonts w:ascii="Cambria Math" w:hAnsi="Cambria Math"/>
            </w:rPr>
            <m:t>monotonicity:</m:t>
          </m:r>
          <m:r>
            <w:rPr>
              <w:rFonts w:ascii="Cambria Math" w:hAnsi="Cambria Math"/>
            </w:rPr>
            <m:t xml:space="preserve">   </m:t>
          </m:r>
          <m:r>
            <m:rPr>
              <m:sty m:val="p"/>
            </m:rPr>
            <w:rPr>
              <w:rFonts w:ascii="Cambria Math" w:hAnsi="Cambria Math"/>
            </w:rPr>
            <m:t>y</m:t>
          </m:r>
          <m: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IS</m:t>
              </m:r>
            </m:sub>
          </m:sSub>
          <w:bookmarkStart w:id="14" w:name="OLE_LINK3"/>
          <m:sSub>
            <m:sSubPr>
              <m:ctrlPr>
                <w:rPr>
                  <w:rFonts w:ascii="Cambria Math" w:hAnsi="Cambria Math"/>
                  <w:i/>
                </w:rPr>
              </m:ctrlPr>
            </m:sSubPr>
            <m:e>
              <m:r>
                <m:rPr>
                  <m:sty m:val="p"/>
                </m:rPr>
                <w:rPr>
                  <w:rFonts w:ascii="Cambria Math" w:hAnsi="Cambria Math"/>
                </w:rPr>
                <m:t>β</m:t>
              </m:r>
              <m:ctrlPr>
                <w:rPr>
                  <w:rFonts w:ascii="Cambria Math" w:hAnsi="Cambria Math"/>
                </w:rPr>
              </m:ctrlPr>
            </m:e>
            <m:sub>
              <m:r>
                <m:rPr>
                  <m:sty m:val="p"/>
                </m:rPr>
                <w:rPr>
                  <w:rFonts w:ascii="Cambria Math" w:hAnsi="Cambria Math"/>
                </w:rPr>
                <m:t>IS</m:t>
              </m:r>
            </m:sub>
          </m:sSub>
          <m: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IF</m:t>
              </m:r>
            </m:sub>
          </m:sSub>
          <w:bookmarkEnd w:id="14"/>
          <m:sSub>
            <m:sSubPr>
              <m:ctrlPr>
                <w:rPr>
                  <w:rFonts w:ascii="Cambria Math" w:hAnsi="Cambria Math"/>
                  <w:i/>
                </w:rPr>
              </m:ctrlPr>
            </m:sSubPr>
            <m:e>
              <m:r>
                <m:rPr>
                  <m:sty m:val="p"/>
                </m:rPr>
                <w:rPr>
                  <w:rFonts w:ascii="Cambria Math" w:hAnsi="Cambria Math"/>
                </w:rPr>
                <m:t>β</m:t>
              </m:r>
              <m:ctrlPr>
                <w:rPr>
                  <w:rFonts w:ascii="Cambria Math" w:hAnsi="Cambria Math"/>
                </w:rPr>
              </m:ctrlPr>
            </m:e>
            <m:sub>
              <m:r>
                <m:rPr>
                  <m:sty m:val="p"/>
                </m:rPr>
                <w:rPr>
                  <w:rFonts w:ascii="Cambria Math" w:hAnsi="Cambria Math"/>
                </w:rPr>
                <m:t>IF</m:t>
              </m:r>
            </m:sub>
          </m:sSub>
          <m:r>
            <w:rPr>
              <w:rFonts w:ascii="Cambria Math" w:hAnsi="Cambria Math"/>
            </w:rPr>
            <m:t>+</m:t>
          </m:r>
          <m:r>
            <m:rPr>
              <m:sty m:val="p"/>
            </m:rPr>
            <w:rPr>
              <w:rFonts w:ascii="Cambria Math" w:hAnsi="Cambria Math"/>
            </w:rPr>
            <m:t>Z</m:t>
          </m:r>
          <m:sSub>
            <m:sSubPr>
              <m:ctrlPr>
                <w:rPr>
                  <w:rFonts w:ascii="Cambria Math" w:hAnsi="Cambria Math"/>
                  <w:i/>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m:rPr>
                  <m:sty m:val="p"/>
                </m:rPr>
                <w:rPr>
                  <w:rFonts w:ascii="Cambria Math" w:hAnsi="Cambria Math"/>
                </w:rPr>
                <m:t>I</m:t>
              </m:r>
            </m:sub>
          </m:sSub>
        </m:oMath>
      </m:oMathPara>
    </w:p>
    <w:p w14:paraId="7973E8EA" w14:textId="696CC583" w:rsidR="007604E8" w:rsidRPr="00410485" w:rsidRDefault="00410485" w:rsidP="00B655E3">
      <w:pPr>
        <w:spacing w:line="240" w:lineRule="auto"/>
        <w:rPr>
          <w:rFonts w:ascii="Cambria Math" w:hAnsi="Cambria Math"/>
          <w:oMath/>
        </w:rPr>
      </w:pPr>
      <m:oMathPara>
        <m:oMath>
          <m:r>
            <m:rPr>
              <m:nor/>
            </m:rPr>
            <w:rPr>
              <w:rFonts w:ascii="Cambria Math" w:hAnsi="Cambria Math"/>
            </w:rPr>
            <m:t>convexity:</m:t>
          </m:r>
          <m:r>
            <w:rPr>
              <w:rFonts w:ascii="Cambria Math" w:hAnsi="Cambria Math"/>
            </w:rPr>
            <m:t xml:space="preserve"> y=</m:t>
          </m:r>
          <m:sSub>
            <m:sSubPr>
              <m:ctrlPr>
                <w:rPr>
                  <w:rFonts w:ascii="Cambria Math" w:hAnsi="Cambria Math"/>
                  <w:i/>
                </w:rPr>
              </m:ctrlPr>
            </m:sSubPr>
            <m:e>
              <m:r>
                <w:rPr>
                  <w:rFonts w:ascii="Cambria Math" w:hAnsi="Cambria Math"/>
                </w:rPr>
                <m:t>X</m:t>
              </m:r>
            </m:e>
            <m:sub>
              <m:r>
                <w:rPr>
                  <w:rFonts w:ascii="Cambria Math" w:hAnsi="Cambria Math"/>
                </w:rPr>
                <m:t>CS</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CF</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CF</m:t>
              </m:r>
            </m:sub>
          </m:sSub>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C</m:t>
              </m:r>
            </m:sub>
          </m:sSub>
        </m:oMath>
      </m:oMathPara>
    </w:p>
    <w:p w14:paraId="4814143D" w14:textId="77777777" w:rsidR="00410485" w:rsidRPr="00410485" w:rsidRDefault="00410485" w:rsidP="00B655E3">
      <w:pPr>
        <w:spacing w:line="240" w:lineRule="auto"/>
      </w:pPr>
    </w:p>
    <w:p w14:paraId="2BBB681A" w14:textId="5597C873" w:rsidR="007604E8" w:rsidRDefault="00410485" w:rsidP="00B655E3">
      <w:pPr>
        <w:spacing w:line="240" w:lineRule="auto"/>
      </w:pPr>
      <w:r>
        <w:t xml:space="preserve">The monotonicity model </w:t>
      </w:r>
      <w:r w:rsidR="007604E8">
        <w:t xml:space="preserve">uses the quadratic I-splines basis </w:t>
      </w:r>
      <m:oMath>
        <m:sSub>
          <m:sSubPr>
            <m:ctrlPr>
              <w:rPr>
                <w:rFonts w:ascii="Cambria Math" w:hAnsi="Cambria Math"/>
                <w:i/>
              </w:rPr>
            </m:ctrlPr>
          </m:sSubPr>
          <m:e>
            <m:r>
              <w:rPr>
                <w:rFonts w:ascii="Cambria Math" w:hAnsi="Cambria Math"/>
              </w:rPr>
              <m:t>X</m:t>
            </m:r>
          </m:e>
          <m:sub>
            <m:r>
              <w:rPr>
                <w:rFonts w:ascii="Cambria Math" w:hAnsi="Cambria Math"/>
              </w:rPr>
              <m:t>IS</m:t>
            </m:r>
          </m:sub>
        </m:sSub>
      </m:oMath>
      <w:r w:rsidR="007604E8">
        <w:fldChar w:fldCharType="begin"/>
      </w:r>
      <w:r w:rsidR="005F45A3">
        <w:instrText xml:space="preserve"> ADDIN EN.CITE &lt;EndNote&gt;&lt;Cite AuthorYear="1"&gt;&lt;Author&gt;Ramsay&lt;/Author&gt;&lt;Year&gt;1988&lt;/Year&gt;&lt;RecNum&gt;86&lt;/RecNum&gt;&lt;DisplayText&gt;Ramsay (1988)&lt;/DisplayText&gt;&lt;record&gt;&lt;rec-number&gt;86&lt;/rec-number&gt;&lt;foreign-keys&gt;&lt;key app="EN" db-id="tze50tpt55p9vwepfetpve5e0ze595rd9af5" timestamp="1766516121"&gt;86&lt;/key&gt;&lt;/foreign-keys&gt;&lt;ref-type name="Journal Article"&gt;17&lt;/ref-type&gt;&lt;contributors&gt;&lt;authors&gt;&lt;author&gt;Ramsay, James&lt;/author&gt;&lt;/authors&gt;&lt;/contributors&gt;&lt;titles&gt;&lt;title&gt;Monotone Regression Splines in Action&lt;/title&gt;&lt;secondary-title&gt;Statistical Science&lt;/secondary-title&gt;&lt;/titles&gt;&lt;periodical&gt;&lt;full-title&gt;Statistical Science&lt;/full-title&gt;&lt;/periodical&gt;&lt;volume&gt;3&lt;/volume&gt;&lt;dates&gt;&lt;year&gt;1988&lt;/year&gt;&lt;pub-dates&gt;&lt;date&gt;11&lt;/date&gt;&lt;/pub-dates&gt;&lt;/dates&gt;&lt;urls&gt;&lt;/urls&gt;&lt;electronic-resource-num&gt;10.1214/ss/1177012761&lt;/electronic-resource-num&gt;&lt;/record&gt;&lt;/Cite&gt;&lt;/EndNote&gt;</w:instrText>
      </w:r>
      <w:r w:rsidR="007604E8">
        <w:fldChar w:fldCharType="separate"/>
      </w:r>
      <w:r w:rsidR="005F45A3">
        <w:rPr>
          <w:noProof/>
        </w:rPr>
        <w:t>Ramsay (1988)</w:t>
      </w:r>
      <w:r w:rsidR="007604E8">
        <w:fldChar w:fldCharType="end"/>
      </w:r>
      <w:r w:rsidR="007604E8">
        <w:t xml:space="preserve">, which constrains the shape of the curve to be monotonic depending on the sign of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rsidR="007604E8">
        <w:t xml:space="preserve">.  </w:t>
      </w:r>
      <w:commentRangeStart w:id="15"/>
      <w:r w:rsidR="007604E8">
        <w:t>If all coefficients are positive (negative), the curve will be monotone increasing (decreasing)</w:t>
      </w:r>
      <w:commentRangeEnd w:id="15"/>
      <w:r w:rsidR="00F131BF">
        <w:rPr>
          <w:rStyle w:val="CommentReference"/>
          <w:sz w:val="24"/>
          <w:szCs w:val="24"/>
        </w:rPr>
        <w:commentReference w:id="15"/>
      </w:r>
      <w:r w:rsidR="007604E8">
        <w:t xml:space="preserve">. </w:t>
      </w:r>
      <w:commentRangeStart w:id="16"/>
      <w:commentRangeStart w:id="17"/>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IF</m:t>
            </m:r>
          </m:sub>
        </m:sSub>
      </m:oMath>
      <w:r w:rsidR="007604E8">
        <w:t xml:space="preserve"> and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IF</m:t>
            </m:r>
          </m:sub>
        </m:sSub>
      </m:oMath>
      <w:r w:rsidR="007604E8">
        <w:t xml:space="preserve"> are potential confounders and their corresponding coefficients. </w:t>
      </w:r>
      <m:oMath>
        <m:r>
          <w:rPr>
            <w:rFonts w:ascii="Cambria Math" w:hAnsi="Cambria Math"/>
          </w:rPr>
          <m:t>Z</m:t>
        </m:r>
      </m:oMath>
      <w:r w:rsidR="007604E8">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7604E8">
        <w:t xml:space="preserve"> are the random effect covariates</w:t>
      </w:r>
      <w:commentRangeEnd w:id="16"/>
      <w:r w:rsidR="008A1F29">
        <w:rPr>
          <w:rStyle w:val="CommentReference"/>
          <w:sz w:val="24"/>
          <w:szCs w:val="24"/>
        </w:rPr>
        <w:commentReference w:id="16"/>
      </w:r>
      <w:commentRangeEnd w:id="17"/>
      <w:r w:rsidR="0047201A">
        <w:rPr>
          <w:rStyle w:val="CommentReference"/>
          <w:sz w:val="24"/>
          <w:szCs w:val="24"/>
        </w:rPr>
        <w:commentReference w:id="17"/>
      </w:r>
      <w:r w:rsidR="007604E8">
        <w:t xml:space="preserve"> and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m:t>
            </m:r>
          </m:sub>
        </m:sSub>
      </m:oMath>
      <w:r w:rsidR="007604E8">
        <w:t xml:space="preserve"> are random error.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7604E8">
        <w:t xml:space="preserve"> and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m:t>
            </m:r>
          </m:sub>
        </m:sSub>
      </m:oMath>
      <w:r w:rsidR="007604E8">
        <w:t xml:space="preserve"> are assumed to follow independent zero-mean Gaussian distribution. To test the monotonicity of the curve, we focus on the I-splines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rsidR="007604E8">
        <w:t xml:space="preserve"> and test if they are strictly positive or negative. For details on estimation, please refer to the Appendix.</w:t>
      </w:r>
    </w:p>
    <w:p w14:paraId="4F956784" w14:textId="7E996646" w:rsidR="007604E8" w:rsidRDefault="007604E8" w:rsidP="00B655E3">
      <w:pPr>
        <w:spacing w:line="240" w:lineRule="auto"/>
      </w:pPr>
      <w:r>
        <w:t xml:space="preserve">The convexity </w:t>
      </w:r>
      <w:r w:rsidR="00410485">
        <w:t>equation</w:t>
      </w:r>
      <w:r>
        <w:t xml:space="preserve"> is set up similarly, except for the first component of fixed effects </w:t>
      </w:r>
      <m:oMath>
        <m:sSub>
          <m:sSubPr>
            <m:ctrlPr>
              <w:rPr>
                <w:rFonts w:ascii="Cambria Math" w:hAnsi="Cambria Math"/>
                <w:i/>
              </w:rPr>
            </m:ctrlPr>
          </m:sSubPr>
          <m:e>
            <m:r>
              <w:rPr>
                <w:rFonts w:ascii="Cambria Math" w:hAnsi="Cambria Math"/>
              </w:rPr>
              <m:t>X</m:t>
            </m:r>
          </m:e>
          <m:sub>
            <m:r>
              <w:rPr>
                <w:rFonts w:ascii="Cambria Math" w:hAnsi="Cambria Math"/>
              </w:rPr>
              <m:t>CS</m:t>
            </m:r>
          </m:sub>
        </m:sSub>
      </m:oMath>
      <w:r>
        <w:t xml:space="preserve"> uses cubic C-splines basis</w:t>
      </w:r>
      <w:r>
        <w:fldChar w:fldCharType="begin"/>
      </w:r>
      <w:r>
        <w:instrText xml:space="preserve"> ADDIN EN.CITE &lt;EndNote&gt;&lt;Cite ExcludeYear="1"&gt;&lt;Author&gt;Meyer&lt;/Author&gt;&lt;Year&gt;2008&lt;/Year&gt;&lt;RecNum&gt;87&lt;/RecNum&gt;&lt;DisplayText&gt;(Meyer)&lt;/DisplayText&gt;&lt;record&gt;&lt;rec-number&gt;87&lt;/rec-number&gt;&lt;foreign-keys&gt;&lt;key app="EN" db-id="tze50tpt55p9vwepfetpve5e0ze595rd9af5" timestamp="1766516121"&gt;87&lt;/key&gt;&lt;/foreign-keys&gt;&lt;ref-type name="Journal Article"&gt;17&lt;/ref-type&gt;&lt;contributors&gt;&lt;authors&gt;&lt;author&gt;Meyer, Mary&lt;/author&gt;&lt;/authors&gt;&lt;/contributors&gt;&lt;titles&gt;&lt;title&gt;Inference using shape-restricted regression splines&lt;/title&gt;&lt;secondary-title&gt;The Annals of Applied Statistics&lt;/secondary-title&gt;&lt;/titles&gt;&lt;periodical&gt;&lt;full-title&gt;The annals of applied statistics&lt;/full-title&gt;&lt;/periodical&gt;&lt;volume&gt;2&lt;/volume&gt;&lt;dates&gt;&lt;year&gt;2008&lt;/year&gt;&lt;pub-dates&gt;&lt;date&gt;12&lt;/date&gt;&lt;/pub-dates&gt;&lt;/dates&gt;&lt;urls&gt;&lt;/urls&gt;&lt;electronic-resource-num&gt;10.1214/08-AOAS167&lt;/electronic-resource-num&gt;&lt;/record&gt;&lt;/Cite&gt;&lt;/EndNote&gt;</w:instrText>
      </w:r>
      <w:r>
        <w:fldChar w:fldCharType="separate"/>
      </w:r>
      <w:r>
        <w:rPr>
          <w:noProof/>
        </w:rPr>
        <w:t>(Meyer)</w:t>
      </w:r>
      <w:r>
        <w:fldChar w:fldCharType="end"/>
      </w:r>
      <w:r>
        <w:t xml:space="preserve">. </w:t>
      </w:r>
      <w:commentRangeStart w:id="18"/>
      <w:r>
        <w:t xml:space="preserve">The C-splines constrain the curve shape just as before: when the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CS</m:t>
            </m:r>
          </m:sub>
        </m:sSub>
      </m:oMath>
      <w:r w:rsidR="00410485">
        <w:rPr>
          <w:rFonts w:eastAsiaTheme="minorEastAsia"/>
        </w:rPr>
        <w:t xml:space="preserve"> </w:t>
      </w:r>
      <w:r>
        <w:t xml:space="preserve">are positive, the curve is convex. Conversely, if the curve will be concave when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CS</m:t>
            </m:r>
          </m:sub>
        </m:sSub>
      </m:oMath>
      <w:r>
        <w:t xml:space="preserve"> are negative. </w:t>
      </w:r>
      <w:commentRangeEnd w:id="18"/>
      <w:r w:rsidR="00CC0BE0">
        <w:rPr>
          <w:rStyle w:val="CommentReference"/>
          <w:sz w:val="24"/>
          <w:szCs w:val="24"/>
        </w:rPr>
        <w:commentReference w:id="18"/>
      </w:r>
      <w:r>
        <w:t xml:space="preserve">Testing proceeds similarly to the monotonic model above. </w:t>
      </w:r>
    </w:p>
    <w:p w14:paraId="2C90120E" w14:textId="753F1F92" w:rsidR="007604E8" w:rsidRDefault="007604E8" w:rsidP="00B655E3">
      <w:pPr>
        <w:spacing w:line="240" w:lineRule="auto"/>
      </w:pPr>
      <w:r>
        <w:t xml:space="preserve">Note that both monotonicity and convexity tests test a set of coefficients against two constraint domains separately. Therefore, the results will be four different p values </w:t>
      </w:r>
      <w:bookmarkStart w:id="19" w:name="OLE_LINK1"/>
      <m:oMath>
        <m:sSub>
          <m:sSubPr>
            <m:ctrlPr>
              <w:rPr>
                <w:rFonts w:ascii="Cambria Math" w:hAnsi="Cambria Math"/>
                <w:i/>
              </w:rPr>
            </m:ctrlPr>
          </m:sSubPr>
          <m:e>
            <m:r>
              <w:rPr>
                <w:rFonts w:ascii="Cambria Math" w:hAnsi="Cambria Math"/>
              </w:rPr>
              <m:t>p</m:t>
            </m:r>
          </m:e>
          <m:sub>
            <m:r>
              <w:rPr>
                <w:rFonts w:ascii="Cambria Math" w:hAnsi="Cambria Math"/>
              </w:rPr>
              <m:t>in</m:t>
            </m:r>
          </m:sub>
        </m:sSub>
      </m:oMath>
      <w:bookmarkEnd w:id="19"/>
      <w:r>
        <w:t xml:space="preserve">,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rsidR="00410485">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410485">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in</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t xml:space="preserve"> are p values from testing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t xml:space="preserve"> against non-negative and non-positive spaces respectively, thus corresponding to non-decreasing and non-increasing. Similarly,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ED4045">
        <w:t xml:space="preserve"> and</w:t>
      </w:r>
      <w:r>
        <w:t xml:space="preserve">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rsidR="00ED4045">
        <w:rPr>
          <w:rFonts w:eastAsiaTheme="minorEastAsia"/>
        </w:rPr>
        <w:t xml:space="preserve"> </w:t>
      </w:r>
      <w:r>
        <w:t>are p values for convex and concave. Since we are testing four hypotheses simultaneously, we adjust for multiple comparison using the Holm method</w:t>
      </w:r>
      <w:r w:rsidR="00ED4045">
        <w:t xml:space="preserve"> </w:t>
      </w:r>
      <w:r w:rsidR="005F45A3">
        <w:fldChar w:fldCharType="begin"/>
      </w:r>
      <w:r w:rsidR="005F45A3">
        <w:instrText xml:space="preserve"> ADDIN EN.CITE &lt;EndNote&gt;&lt;Cite&gt;&lt;Author&gt;Holm&lt;/Author&gt;&lt;Year&gt;1979&lt;/Year&gt;&lt;RecNum&gt;89&lt;/RecNum&gt;&lt;DisplayText&gt;(Holm 1979)&lt;/DisplayText&gt;&lt;record&gt;&lt;rec-number&gt;89&lt;/rec-number&gt;&lt;foreign-keys&gt;&lt;key app="EN" db-id="tze50tpt55p9vwepfetpve5e0ze595rd9af5" timestamp="1767123495"&gt;89&lt;/key&gt;&lt;/foreign-keys&gt;&lt;ref-type name="Journal Article"&gt;17&lt;/ref-type&gt;&lt;contributors&gt;&lt;authors&gt;&lt;author&gt;Holm, Sture&lt;/author&gt;&lt;/authors&gt;&lt;/contributors&gt;&lt;titles&gt;&lt;title&gt;A simple sequentially rejective multiple test procedure&lt;/title&gt;&lt;secondary-title&gt;Scandinavian journal of statistics&lt;/secondary-title&gt;&lt;/titles&gt;&lt;periodical&gt;&lt;full-title&gt;Scandinavian journal of statistics&lt;/full-title&gt;&lt;/periodical&gt;&lt;pages&gt;65--70&lt;/pages&gt;&lt;dates&gt;&lt;year&gt;1979&lt;/year&gt;&lt;/dates&gt;&lt;urls&gt;&lt;/urls&gt;&lt;/record&gt;&lt;/Cite&gt;&lt;/EndNote&gt;</w:instrText>
      </w:r>
      <w:r w:rsidR="005F45A3">
        <w:fldChar w:fldCharType="separate"/>
      </w:r>
      <w:r w:rsidR="005F45A3">
        <w:rPr>
          <w:noProof/>
        </w:rPr>
        <w:t>(Holm 1979)</w:t>
      </w:r>
      <w:r w:rsidR="005F45A3">
        <w:fldChar w:fldCharType="end"/>
      </w:r>
      <w:r>
        <w:t xml:space="preserve">, which ranks the p values and reject each hypothesis </w:t>
      </w:r>
      <w:commentRangeStart w:id="20"/>
      <w:r>
        <w:t>sequentially</w:t>
      </w:r>
      <w:commentRangeEnd w:id="20"/>
      <w:r w:rsidR="00EC74F1">
        <w:rPr>
          <w:rStyle w:val="CommentReference"/>
          <w:sz w:val="24"/>
          <w:szCs w:val="24"/>
        </w:rPr>
        <w:commentReference w:id="20"/>
      </w:r>
      <w:r>
        <w:t>.</w:t>
      </w:r>
      <w:ins w:id="21" w:author="Jin, Ying (NIH/NIEHS) [F]" w:date="2026-03-17T14:32:00Z" w16du:dateUtc="2026-03-17T18:32:00Z">
        <w:r w:rsidR="0030681C">
          <w:t xml:space="preserve"> </w:t>
        </w:r>
      </w:ins>
      <w:ins w:id="22" w:author="Jin, Ying (NIH/NIEHS) [F]" w:date="2026-03-17T14:34:00Z" w16du:dateUtc="2026-03-17T18:34:00Z">
        <w:r w:rsidR="0043320E">
          <w:t xml:space="preserve">Curves with significant </w:t>
        </w:r>
      </w:ins>
      <w:del w:id="23" w:author="Jin, Ying (NIH/NIEHS) [F]" w:date="2026-03-17T14:32:00Z" w16du:dateUtc="2026-03-17T18:32:00Z">
        <w:r w:rsidDel="0030681C">
          <w:delText xml:space="preserve"> </w:delText>
        </w:r>
      </w:del>
      <w:ins w:id="24" w:author="Jin, Ying (NIH/NIEHS) [F]" w:date="2026-03-17T14:34:00Z" w16du:dateUtc="2026-03-17T18:34:00Z">
        <w:r w:rsidR="0043320E">
          <w:t>monotonicity</w:t>
        </w:r>
      </w:ins>
      <w:ins w:id="25" w:author="Jin, Ying (NIH/NIEHS) [F]" w:date="2026-03-17T14:36:00Z" w16du:dateUtc="2026-03-17T18:36:00Z">
        <w:r w:rsidR="00620F17">
          <w:t xml:space="preserve"> (</w:t>
        </w:r>
      </w:ins>
      <m:oMath>
        <m:sSub>
          <m:sSubPr>
            <m:ctrlPr>
              <w:ins w:id="26" w:author="Jin, Ying (NIH/NIEHS) [F]" w:date="2026-03-17T14:36:00Z" w16du:dateUtc="2026-03-17T18:36:00Z">
                <w:rPr>
                  <w:rFonts w:ascii="Cambria Math" w:hAnsi="Cambria Math"/>
                  <w:i/>
                </w:rPr>
              </w:ins>
            </m:ctrlPr>
          </m:sSubPr>
          <m:e>
            <m:r>
              <w:ins w:id="27" w:author="Jin, Ying (NIH/NIEHS) [F]" w:date="2026-03-17T14:36:00Z" w16du:dateUtc="2026-03-17T18:36:00Z">
                <w:rPr>
                  <w:rFonts w:ascii="Cambria Math" w:hAnsi="Cambria Math"/>
                </w:rPr>
                <m:t>p</m:t>
              </w:ins>
            </m:r>
          </m:e>
          <m:sub>
            <m:r>
              <w:ins w:id="28" w:author="Jin, Ying (NIH/NIEHS) [F]" w:date="2026-03-17T14:36:00Z" w16du:dateUtc="2026-03-17T18:36:00Z">
                <w:rPr>
                  <w:rFonts w:ascii="Cambria Math" w:hAnsi="Cambria Math"/>
                </w:rPr>
                <m:t>in</m:t>
              </w:ins>
            </m:r>
          </m:sub>
        </m:sSub>
        <m:r>
          <w:ins w:id="29" w:author="Jin, Ying (NIH/NIEHS) [F]" w:date="2026-03-17T14:37:00Z" w16du:dateUtc="2026-03-17T18:37:00Z">
            <w:rPr>
              <w:rFonts w:ascii="Cambria Math" w:eastAsiaTheme="minorEastAsia" w:hAnsi="Cambria Math"/>
            </w:rPr>
            <m:t xml:space="preserve">&lt;0.05 </m:t>
          </w:ins>
        </m:r>
      </m:oMath>
      <w:ins w:id="30" w:author="Jin, Ying (NIH/NIEHS) [F]" w:date="2026-03-17T14:36:00Z" w16du:dateUtc="2026-03-17T18:36:00Z">
        <w:r w:rsidR="00620F17">
          <w:t>or</w:t>
        </w:r>
      </w:ins>
      <w:ins w:id="31" w:author="Jin, Ying (NIH/NIEHS) [F]" w:date="2026-03-17T14:37:00Z" w16du:dateUtc="2026-03-17T18:37:00Z">
        <w:r w:rsidR="00603F38">
          <w:t xml:space="preserve"> </w:t>
        </w:r>
      </w:ins>
      <w:ins w:id="32" w:author="Jin, Ying (NIH/NIEHS) [F]" w:date="2026-03-17T14:36:00Z" w16du:dateUtc="2026-03-17T18:36:00Z">
        <w:r w:rsidR="00620F17">
          <w:t xml:space="preserve"> </w:t>
        </w:r>
      </w:ins>
      <m:oMath>
        <m:sSub>
          <m:sSubPr>
            <m:ctrlPr>
              <w:ins w:id="33" w:author="Jin, Ying (NIH/NIEHS) [F]" w:date="2026-03-17T14:36:00Z" w16du:dateUtc="2026-03-17T18:36:00Z">
                <w:rPr>
                  <w:rFonts w:ascii="Cambria Math" w:hAnsi="Cambria Math"/>
                  <w:i/>
                </w:rPr>
              </w:ins>
            </m:ctrlPr>
          </m:sSubPr>
          <m:e>
            <m:r>
              <w:ins w:id="34" w:author="Jin, Ying (NIH/NIEHS) [F]" w:date="2026-03-17T14:36:00Z" w16du:dateUtc="2026-03-17T18:36:00Z">
                <w:rPr>
                  <w:rFonts w:ascii="Cambria Math" w:hAnsi="Cambria Math"/>
                </w:rPr>
                <m:t>p</m:t>
              </w:ins>
            </m:r>
          </m:e>
          <m:sub>
            <m:r>
              <w:ins w:id="35" w:author="Jin, Ying (NIH/NIEHS) [F]" w:date="2026-03-17T14:36:00Z" w16du:dateUtc="2026-03-17T18:36:00Z">
                <w:rPr>
                  <w:rFonts w:ascii="Cambria Math" w:hAnsi="Cambria Math"/>
                </w:rPr>
                <m:t>de</m:t>
              </w:ins>
            </m:r>
          </m:sub>
        </m:sSub>
        <m:r>
          <w:ins w:id="36" w:author="Jin, Ying (NIH/NIEHS) [F]" w:date="2026-03-17T14:36:00Z" w16du:dateUtc="2026-03-17T18:36:00Z">
            <m:rPr>
              <m:sty m:val="p"/>
            </m:rPr>
            <w:rPr>
              <w:rFonts w:ascii="Cambria Math" w:eastAsiaTheme="minorEastAsia" w:hAnsi="Cambria Math"/>
            </w:rPr>
            <m:t>&lt;0.05</m:t>
          </w:ins>
        </m:r>
      </m:oMath>
      <w:ins w:id="37" w:author="Jin, Ying (NIH/NIEHS) [F]" w:date="2026-03-17T14:36:00Z" w16du:dateUtc="2026-03-17T18:36:00Z">
        <w:r w:rsidR="00620F17">
          <w:t>)</w:t>
        </w:r>
      </w:ins>
      <w:ins w:id="38" w:author="Jin, Ying (NIH/NIEHS) [F]" w:date="2026-03-17T14:34:00Z" w16du:dateUtc="2026-03-17T18:34:00Z">
        <w:r w:rsidR="0043320E">
          <w:t xml:space="preserve"> but not convexity </w:t>
        </w:r>
      </w:ins>
      <w:ins w:id="39" w:author="Jin, Ying (NIH/NIEHS) [F]" w:date="2026-03-17T14:37:00Z" w16du:dateUtc="2026-03-17T18:37:00Z">
        <w:r w:rsidR="00603F38">
          <w:t xml:space="preserve"> </w:t>
        </w:r>
      </w:ins>
      <m:oMath>
        <m:sSub>
          <m:sSubPr>
            <m:ctrlPr>
              <w:ins w:id="40" w:author="Jin, Ying (NIH/NIEHS) [F]" w:date="2026-03-17T14:37:00Z" w16du:dateUtc="2026-03-17T18:37:00Z">
                <w:rPr>
                  <w:rFonts w:ascii="Cambria Math" w:hAnsi="Cambria Math"/>
                  <w:i/>
                </w:rPr>
              </w:ins>
            </m:ctrlPr>
          </m:sSubPr>
          <m:e>
            <m:r>
              <w:ins w:id="41" w:author="Jin, Ying (NIH/NIEHS) [F]" w:date="2026-03-17T14:37:00Z" w16du:dateUtc="2026-03-17T18:37:00Z">
                <w:rPr>
                  <w:rFonts w:ascii="Cambria Math" w:hAnsi="Cambria Math"/>
                </w:rPr>
                <m:t>(</m:t>
              </w:ins>
            </m:r>
            <m:r>
              <w:ins w:id="42" w:author="Jin, Ying (NIH/NIEHS) [F]" w:date="2026-03-17T14:37:00Z" w16du:dateUtc="2026-03-17T18:37:00Z">
                <w:rPr>
                  <w:rFonts w:ascii="Cambria Math" w:hAnsi="Cambria Math"/>
                </w:rPr>
                <m:t>p</m:t>
              </w:ins>
            </m:r>
          </m:e>
          <m:sub>
            <m:r>
              <w:ins w:id="43" w:author="Jin, Ying (NIH/NIEHS) [F]" w:date="2026-03-17T14:37:00Z" w16du:dateUtc="2026-03-17T18:37:00Z">
                <w:rPr>
                  <w:rFonts w:ascii="Cambria Math" w:hAnsi="Cambria Math"/>
                </w:rPr>
                <m:t>cv</m:t>
              </w:ins>
            </m:r>
          </m:sub>
        </m:sSub>
        <m:r>
          <w:ins w:id="44" w:author="Jin, Ying (NIH/NIEHS) [F]" w:date="2026-03-17T14:37:00Z" w16du:dateUtc="2026-03-17T18:37:00Z">
            <w:rPr>
              <w:rFonts w:ascii="Cambria Math" w:eastAsiaTheme="minorEastAsia" w:hAnsi="Cambria Math"/>
            </w:rPr>
            <m:t>&gt;</m:t>
          </w:ins>
        </m:r>
        <m:r>
          <w:ins w:id="45" w:author="Jin, Ying (NIH/NIEHS) [F]" w:date="2026-03-17T14:37:00Z" w16du:dateUtc="2026-03-17T18:37:00Z">
            <w:rPr>
              <w:rFonts w:ascii="Cambria Math" w:eastAsiaTheme="minorEastAsia" w:hAnsi="Cambria Math"/>
            </w:rPr>
            <m:t xml:space="preserve">0.05 </m:t>
          </w:ins>
        </m:r>
      </m:oMath>
      <w:ins w:id="46" w:author="Jin, Ying (NIH/NIEHS) [F]" w:date="2026-03-17T14:38:00Z" w16du:dateUtc="2026-03-17T18:38:00Z">
        <w:r w:rsidR="00603F38">
          <w:t>and</w:t>
        </w:r>
      </w:ins>
      <w:ins w:id="47" w:author="Jin, Ying (NIH/NIEHS) [F]" w:date="2026-03-17T14:37:00Z" w16du:dateUtc="2026-03-17T18:37:00Z">
        <w:r w:rsidR="00603F38">
          <w:t xml:space="preserve">  </w:t>
        </w:r>
      </w:ins>
      <m:oMath>
        <m:sSub>
          <m:sSubPr>
            <m:ctrlPr>
              <w:ins w:id="48" w:author="Jin, Ying (NIH/NIEHS) [F]" w:date="2026-03-17T14:37:00Z" w16du:dateUtc="2026-03-17T18:37:00Z">
                <w:rPr>
                  <w:rFonts w:ascii="Cambria Math" w:hAnsi="Cambria Math"/>
                  <w:i/>
                </w:rPr>
              </w:ins>
            </m:ctrlPr>
          </m:sSubPr>
          <m:e>
            <m:r>
              <w:ins w:id="49" w:author="Jin, Ying (NIH/NIEHS) [F]" w:date="2026-03-17T14:37:00Z" w16du:dateUtc="2026-03-17T18:37:00Z">
                <w:rPr>
                  <w:rFonts w:ascii="Cambria Math" w:hAnsi="Cambria Math"/>
                </w:rPr>
                <m:t>p</m:t>
              </w:ins>
            </m:r>
          </m:e>
          <m:sub>
            <m:r>
              <w:ins w:id="50" w:author="Jin, Ying (NIH/NIEHS) [F]" w:date="2026-03-17T14:38:00Z" w16du:dateUtc="2026-03-17T18:38:00Z">
                <w:rPr>
                  <w:rFonts w:ascii="Cambria Math" w:hAnsi="Cambria Math"/>
                </w:rPr>
                <m:t>cx</m:t>
              </w:ins>
            </m:r>
          </m:sub>
        </m:sSub>
        <m:r>
          <w:ins w:id="51" w:author="Jin, Ying (NIH/NIEHS) [F]" w:date="2026-03-17T14:38:00Z" w16du:dateUtc="2026-03-17T18:38:00Z">
            <m:rPr>
              <m:sty m:val="p"/>
            </m:rPr>
            <w:rPr>
              <w:rFonts w:ascii="Cambria Math" w:eastAsiaTheme="minorEastAsia" w:hAnsi="Cambria Math"/>
            </w:rPr>
            <m:t>&gt;</m:t>
          </w:ins>
        </m:r>
        <m:r>
          <w:ins w:id="52" w:author="Jin, Ying (NIH/NIEHS) [F]" w:date="2026-03-17T14:37:00Z" w16du:dateUtc="2026-03-17T18:37:00Z">
            <m:rPr>
              <m:sty m:val="p"/>
            </m:rPr>
            <w:rPr>
              <w:rFonts w:ascii="Cambria Math" w:eastAsiaTheme="minorEastAsia" w:hAnsi="Cambria Math"/>
            </w:rPr>
            <m:t>0.05</m:t>
          </w:ins>
        </m:r>
      </m:oMath>
      <w:ins w:id="53" w:author="Jin, Ying (NIH/NIEHS) [F]" w:date="2026-03-17T14:37:00Z" w16du:dateUtc="2026-03-17T18:37:00Z">
        <w:r w:rsidR="00603F38">
          <w:t>)</w:t>
        </w:r>
      </w:ins>
      <w:ins w:id="54" w:author="Jin, Ying (NIH/NIEHS) [F]" w:date="2026-03-17T14:39:00Z" w16du:dateUtc="2026-03-17T18:39:00Z">
        <w:r w:rsidR="0006799D">
          <w:t xml:space="preserve"> </w:t>
        </w:r>
      </w:ins>
      <w:ins w:id="55" w:author="Jin, Ying (NIH/NIEHS) [F]" w:date="2026-03-17T14:34:00Z" w16du:dateUtc="2026-03-17T18:34:00Z">
        <w:r w:rsidR="0043320E">
          <w:t>are monotone</w:t>
        </w:r>
      </w:ins>
      <w:ins w:id="56" w:author="Jin, Ying (NIH/NIEHS) [F]" w:date="2026-03-17T14:35:00Z" w16du:dateUtc="2026-03-17T18:35:00Z">
        <w:r w:rsidR="00620F17">
          <w:t>, corresponding a regular toxicity pattern</w:t>
        </w:r>
      </w:ins>
      <w:ins w:id="57" w:author="Jin, Ying (NIH/NIEHS) [F]" w:date="2026-03-17T14:34:00Z" w16du:dateUtc="2026-03-17T18:34:00Z">
        <w:r w:rsidR="0043320E">
          <w:t xml:space="preserve">. Cuves with significant convexity </w:t>
        </w:r>
      </w:ins>
      <m:oMath>
        <m:sSub>
          <m:sSubPr>
            <m:ctrlPr>
              <w:ins w:id="58" w:author="Jin, Ying (NIH/NIEHS) [F]" w:date="2026-03-17T14:38:00Z" w16du:dateUtc="2026-03-17T18:38:00Z">
                <w:rPr>
                  <w:rFonts w:ascii="Cambria Math" w:hAnsi="Cambria Math"/>
                  <w:i/>
                </w:rPr>
              </w:ins>
            </m:ctrlPr>
          </m:sSubPr>
          <m:e>
            <m:r>
              <w:ins w:id="59" w:author="Jin, Ying (NIH/NIEHS) [F]" w:date="2026-03-17T14:38:00Z" w16du:dateUtc="2026-03-17T18:38:00Z">
                <w:rPr>
                  <w:rFonts w:ascii="Cambria Math" w:hAnsi="Cambria Math"/>
                </w:rPr>
                <m:t>(</m:t>
              </w:ins>
            </m:r>
            <m:r>
              <w:ins w:id="60" w:author="Jin, Ying (NIH/NIEHS) [F]" w:date="2026-03-17T14:38:00Z" w16du:dateUtc="2026-03-17T18:38:00Z">
                <w:rPr>
                  <w:rFonts w:ascii="Cambria Math" w:hAnsi="Cambria Math"/>
                </w:rPr>
                <m:t>p</m:t>
              </w:ins>
            </m:r>
          </m:e>
          <m:sub>
            <m:r>
              <w:ins w:id="61" w:author="Jin, Ying (NIH/NIEHS) [F]" w:date="2026-03-17T14:38:00Z" w16du:dateUtc="2026-03-17T18:38:00Z">
                <w:rPr>
                  <w:rFonts w:ascii="Cambria Math" w:hAnsi="Cambria Math"/>
                </w:rPr>
                <m:t>cx</m:t>
              </w:ins>
            </m:r>
          </m:sub>
        </m:sSub>
        <m:r>
          <w:ins w:id="62" w:author="Jin, Ying (NIH/NIEHS) [F]" w:date="2026-03-17T14:38:00Z" w16du:dateUtc="2026-03-17T18:38:00Z">
            <w:rPr>
              <w:rFonts w:ascii="Cambria Math" w:eastAsiaTheme="minorEastAsia" w:hAnsi="Cambria Math"/>
            </w:rPr>
            <m:t>&gt;</m:t>
          </w:ins>
        </m:r>
        <m:r>
          <w:ins w:id="63" w:author="Jin, Ying (NIH/NIEHS) [F]" w:date="2026-03-17T14:38:00Z" w16du:dateUtc="2026-03-17T18:38:00Z">
            <w:rPr>
              <w:rFonts w:ascii="Cambria Math" w:eastAsiaTheme="minorEastAsia" w:hAnsi="Cambria Math"/>
            </w:rPr>
            <m:t xml:space="preserve">0.05 </m:t>
          </w:ins>
        </m:r>
      </m:oMath>
      <w:ins w:id="64" w:author="Jin, Ying (NIH/NIEHS) [F]" w:date="2026-03-17T14:38:00Z" w16du:dateUtc="2026-03-17T18:38:00Z">
        <w:r w:rsidR="0006799D">
          <w:t xml:space="preserve">or  </w:t>
        </w:r>
      </w:ins>
      <m:oMath>
        <m:sSub>
          <m:sSubPr>
            <m:ctrlPr>
              <w:ins w:id="65" w:author="Jin, Ying (NIH/NIEHS) [F]" w:date="2026-03-17T14:38:00Z" w16du:dateUtc="2026-03-17T18:38:00Z">
                <w:rPr>
                  <w:rFonts w:ascii="Cambria Math" w:hAnsi="Cambria Math"/>
                  <w:i/>
                </w:rPr>
              </w:ins>
            </m:ctrlPr>
          </m:sSubPr>
          <m:e>
            <m:r>
              <w:ins w:id="66" w:author="Jin, Ying (NIH/NIEHS) [F]" w:date="2026-03-17T14:38:00Z" w16du:dateUtc="2026-03-17T18:38:00Z">
                <w:rPr>
                  <w:rFonts w:ascii="Cambria Math" w:hAnsi="Cambria Math"/>
                </w:rPr>
                <m:t>p</m:t>
              </w:ins>
            </m:r>
          </m:e>
          <m:sub>
            <m:r>
              <w:ins w:id="67" w:author="Jin, Ying (NIH/NIEHS) [F]" w:date="2026-03-17T14:38:00Z" w16du:dateUtc="2026-03-17T18:38:00Z">
                <w:rPr>
                  <w:rFonts w:ascii="Cambria Math" w:hAnsi="Cambria Math"/>
                </w:rPr>
                <m:t>cv</m:t>
              </w:ins>
            </m:r>
          </m:sub>
        </m:sSub>
        <m:r>
          <w:ins w:id="68" w:author="Jin, Ying (NIH/NIEHS) [F]" w:date="2026-03-17T14:39:00Z" w16du:dateUtc="2026-03-17T18:39:00Z">
            <m:rPr>
              <m:sty m:val="p"/>
            </m:rPr>
            <w:rPr>
              <w:rFonts w:ascii="Cambria Math" w:eastAsiaTheme="minorEastAsia" w:hAnsi="Cambria Math"/>
            </w:rPr>
            <m:t>&lt;</m:t>
          </w:ins>
        </m:r>
        <m:r>
          <w:ins w:id="69" w:author="Jin, Ying (NIH/NIEHS) [F]" w:date="2026-03-17T14:38:00Z" w16du:dateUtc="2026-03-17T18:38:00Z">
            <m:rPr>
              <m:sty m:val="p"/>
            </m:rPr>
            <w:rPr>
              <w:rFonts w:ascii="Cambria Math" w:eastAsiaTheme="minorEastAsia" w:hAnsi="Cambria Math"/>
            </w:rPr>
            <m:t>0.05</m:t>
          </w:ins>
        </m:r>
      </m:oMath>
      <w:ins w:id="70" w:author="Jin, Ying (NIH/NIEHS) [F]" w:date="2026-03-17T14:38:00Z" w16du:dateUtc="2026-03-17T18:38:00Z">
        <w:r w:rsidR="0006799D">
          <w:t>)</w:t>
        </w:r>
      </w:ins>
      <w:ins w:id="71" w:author="Jin, Ying (NIH/NIEHS) [F]" w:date="2026-03-17T14:39:00Z" w16du:dateUtc="2026-03-17T18:39:00Z">
        <w:r w:rsidR="0006799D">
          <w:t xml:space="preserve"> </w:t>
        </w:r>
      </w:ins>
      <w:ins w:id="72" w:author="Jin, Ying (NIH/NIEHS) [F]" w:date="2026-03-17T14:34:00Z" w16du:dateUtc="2026-03-17T18:34:00Z">
        <w:r w:rsidR="00620F17">
          <w:t>but insignificant monotonicity</w:t>
        </w:r>
      </w:ins>
      <w:ins w:id="73" w:author="Jin, Ying (NIH/NIEHS) [F]" w:date="2026-03-17T14:39:00Z" w16du:dateUtc="2026-03-17T18:39:00Z">
        <w:r w:rsidR="0006799D">
          <w:t xml:space="preserve"> </w:t>
        </w:r>
      </w:ins>
      <m:oMath>
        <m:r>
          <w:ins w:id="74" w:author="Jin, Ying (NIH/NIEHS) [F]" w:date="2026-03-17T14:39:00Z" w16du:dateUtc="2026-03-17T18:39:00Z">
            <w:rPr>
              <w:rFonts w:ascii="Cambria Math" w:hAnsi="Cambria Math"/>
            </w:rPr>
            <m:t>(</m:t>
          </w:ins>
        </m:r>
        <m:sSub>
          <m:sSubPr>
            <m:ctrlPr>
              <w:ins w:id="75" w:author="Jin, Ying (NIH/NIEHS) [F]" w:date="2026-03-17T14:39:00Z" w16du:dateUtc="2026-03-17T18:39:00Z">
                <w:rPr>
                  <w:rFonts w:ascii="Cambria Math" w:hAnsi="Cambria Math"/>
                  <w:i/>
                </w:rPr>
              </w:ins>
            </m:ctrlPr>
          </m:sSubPr>
          <m:e>
            <m:r>
              <w:ins w:id="76" w:author="Jin, Ying (NIH/NIEHS) [F]" w:date="2026-03-17T14:39:00Z" w16du:dateUtc="2026-03-17T18:39:00Z">
                <w:rPr>
                  <w:rFonts w:ascii="Cambria Math" w:hAnsi="Cambria Math"/>
                </w:rPr>
                <m:t>p</m:t>
              </w:ins>
            </m:r>
          </m:e>
          <m:sub>
            <m:r>
              <w:ins w:id="77" w:author="Jin, Ying (NIH/NIEHS) [F]" w:date="2026-03-17T14:39:00Z" w16du:dateUtc="2026-03-17T18:39:00Z">
                <w:rPr>
                  <w:rFonts w:ascii="Cambria Math" w:hAnsi="Cambria Math"/>
                </w:rPr>
                <m:t>in</m:t>
              </w:ins>
            </m:r>
          </m:sub>
        </m:sSub>
        <m:r>
          <w:ins w:id="78" w:author="Jin, Ying (NIH/NIEHS) [F]" w:date="2026-03-17T14:39:00Z" w16du:dateUtc="2026-03-17T18:39:00Z">
            <w:rPr>
              <w:rFonts w:ascii="Cambria Math" w:eastAsiaTheme="minorEastAsia" w:hAnsi="Cambria Math"/>
            </w:rPr>
            <m:t>&gt;</m:t>
          </w:ins>
        </m:r>
        <m:r>
          <w:ins w:id="79" w:author="Jin, Ying (NIH/NIEHS) [F]" w:date="2026-03-17T14:39:00Z" w16du:dateUtc="2026-03-17T18:39:00Z">
            <w:rPr>
              <w:rFonts w:ascii="Cambria Math" w:eastAsiaTheme="minorEastAsia" w:hAnsi="Cambria Math"/>
            </w:rPr>
            <m:t xml:space="preserve">0.05 </m:t>
          </w:ins>
        </m:r>
      </m:oMath>
      <w:ins w:id="80" w:author="Jin, Ying (NIH/NIEHS) [F]" w:date="2026-03-17T14:39:00Z" w16du:dateUtc="2026-03-17T18:39:00Z">
        <w:r w:rsidR="0006799D">
          <w:t>and</w:t>
        </w:r>
        <w:r w:rsidR="0006799D">
          <w:t xml:space="preserve">  </w:t>
        </w:r>
      </w:ins>
      <m:oMath>
        <m:sSub>
          <m:sSubPr>
            <m:ctrlPr>
              <w:ins w:id="81" w:author="Jin, Ying (NIH/NIEHS) [F]" w:date="2026-03-17T14:39:00Z" w16du:dateUtc="2026-03-17T18:39:00Z">
                <w:rPr>
                  <w:rFonts w:ascii="Cambria Math" w:hAnsi="Cambria Math"/>
                  <w:i/>
                </w:rPr>
              </w:ins>
            </m:ctrlPr>
          </m:sSubPr>
          <m:e>
            <m:r>
              <w:ins w:id="82" w:author="Jin, Ying (NIH/NIEHS) [F]" w:date="2026-03-17T14:39:00Z" w16du:dateUtc="2026-03-17T18:39:00Z">
                <w:rPr>
                  <w:rFonts w:ascii="Cambria Math" w:hAnsi="Cambria Math"/>
                </w:rPr>
                <m:t>p</m:t>
              </w:ins>
            </m:r>
          </m:e>
          <m:sub>
            <m:r>
              <w:ins w:id="83" w:author="Jin, Ying (NIH/NIEHS) [F]" w:date="2026-03-17T14:39:00Z" w16du:dateUtc="2026-03-17T18:39:00Z">
                <w:rPr>
                  <w:rFonts w:ascii="Cambria Math" w:hAnsi="Cambria Math"/>
                </w:rPr>
                <m:t>de</m:t>
              </w:ins>
            </m:r>
          </m:sub>
        </m:sSub>
        <m:r>
          <w:ins w:id="84" w:author="Jin, Ying (NIH/NIEHS) [F]" w:date="2026-03-17T14:39:00Z" w16du:dateUtc="2026-03-17T18:39:00Z">
            <m:rPr>
              <m:sty m:val="p"/>
            </m:rPr>
            <w:rPr>
              <w:rFonts w:ascii="Cambria Math" w:eastAsiaTheme="minorEastAsia" w:hAnsi="Cambria Math"/>
            </w:rPr>
            <m:t>&gt;</m:t>
          </w:ins>
        </m:r>
        <m:r>
          <w:ins w:id="85" w:author="Jin, Ying (NIH/NIEHS) [F]" w:date="2026-03-17T14:39:00Z" w16du:dateUtc="2026-03-17T18:39:00Z">
            <m:rPr>
              <m:sty m:val="p"/>
            </m:rPr>
            <w:rPr>
              <w:rFonts w:ascii="Cambria Math" w:eastAsiaTheme="minorEastAsia" w:hAnsi="Cambria Math"/>
            </w:rPr>
            <m:t>0.05</m:t>
          </w:ins>
        </m:r>
      </m:oMath>
      <w:ins w:id="86" w:author="Jin, Ying (NIH/NIEHS) [F]" w:date="2026-03-17T14:39:00Z" w16du:dateUtc="2026-03-17T18:39:00Z">
        <w:r w:rsidR="0006799D">
          <w:t>)</w:t>
        </w:r>
      </w:ins>
      <w:ins w:id="87" w:author="Jin, Ying (NIH/NIEHS) [F]" w:date="2026-03-17T14:34:00Z" w16du:dateUtc="2026-03-17T18:34:00Z">
        <w:r w:rsidR="00620F17">
          <w:t xml:space="preserve"> </w:t>
        </w:r>
      </w:ins>
      <w:ins w:id="88" w:author="Jin, Ying (NIH/NIEHS) [F]" w:date="2026-03-17T14:35:00Z" w16du:dateUtc="2026-03-17T18:35:00Z">
        <w:r w:rsidR="00620F17">
          <w:t>are of U-shape. Curves that are ei</w:t>
        </w:r>
      </w:ins>
      <w:ins w:id="89" w:author="Jin, Ying (NIH/NIEHS) [F]" w:date="2026-03-17T14:40:00Z" w16du:dateUtc="2026-03-17T18:40:00Z">
        <w:r w:rsidR="00BD2820">
          <w:t>t</w:t>
        </w:r>
      </w:ins>
      <w:ins w:id="90" w:author="Jin, Ying (NIH/NIEHS) [F]" w:date="2026-03-17T14:35:00Z" w16du:dateUtc="2026-03-17T18:35:00Z">
        <w:r w:rsidR="00620F17">
          <w:t>her convex with increasing trend</w:t>
        </w:r>
      </w:ins>
      <w:ins w:id="91" w:author="Jin, Ying (NIH/NIEHS) [F]" w:date="2026-03-17T14:40:00Z" w16du:dateUtc="2026-03-17T18:40:00Z">
        <w:r w:rsidR="00BD2820">
          <w:t xml:space="preserve"> </w:t>
        </w:r>
        <w:r w:rsidR="00BD2820">
          <w:t>(</w:t>
        </w:r>
      </w:ins>
      <m:oMath>
        <m:sSub>
          <m:sSubPr>
            <m:ctrlPr>
              <w:ins w:id="92" w:author="Jin, Ying (NIH/NIEHS) [F]" w:date="2026-03-17T14:40:00Z" w16du:dateUtc="2026-03-17T18:40:00Z">
                <w:rPr>
                  <w:rFonts w:ascii="Cambria Math" w:hAnsi="Cambria Math"/>
                  <w:i/>
                </w:rPr>
              </w:ins>
            </m:ctrlPr>
          </m:sSubPr>
          <m:e>
            <m:r>
              <w:ins w:id="93" w:author="Jin, Ying (NIH/NIEHS) [F]" w:date="2026-03-17T14:40:00Z" w16du:dateUtc="2026-03-17T18:40:00Z">
                <w:rPr>
                  <w:rFonts w:ascii="Cambria Math" w:hAnsi="Cambria Math"/>
                </w:rPr>
                <m:t>p</m:t>
              </w:ins>
            </m:r>
          </m:e>
          <m:sub>
            <m:r>
              <w:ins w:id="94" w:author="Jin, Ying (NIH/NIEHS) [F]" w:date="2026-03-17T14:40:00Z" w16du:dateUtc="2026-03-17T18:40:00Z">
                <w:rPr>
                  <w:rFonts w:ascii="Cambria Math" w:hAnsi="Cambria Math"/>
                </w:rPr>
                <m:t>cv</m:t>
              </w:ins>
            </m:r>
          </m:sub>
        </m:sSub>
        <m:r>
          <w:ins w:id="95" w:author="Jin, Ying (NIH/NIEHS) [F]" w:date="2026-03-17T14:40:00Z" w16du:dateUtc="2026-03-17T18:40:00Z">
            <w:rPr>
              <w:rFonts w:ascii="Cambria Math" w:eastAsiaTheme="minorEastAsia" w:hAnsi="Cambria Math"/>
            </w:rPr>
            <m:t xml:space="preserve">&lt;0.05 </m:t>
          </w:ins>
        </m:r>
      </m:oMath>
      <w:ins w:id="96" w:author="Jin, Ying (NIH/NIEHS) [F]" w:date="2026-03-17T14:40:00Z" w16du:dateUtc="2026-03-17T18:40:00Z">
        <w:r w:rsidR="00BD2820">
          <w:t xml:space="preserve">or  </w:t>
        </w:r>
      </w:ins>
      <m:oMath>
        <m:sSub>
          <m:sSubPr>
            <m:ctrlPr>
              <w:ins w:id="97" w:author="Jin, Ying (NIH/NIEHS) [F]" w:date="2026-03-17T14:40:00Z" w16du:dateUtc="2026-03-17T18:40:00Z">
                <w:rPr>
                  <w:rFonts w:ascii="Cambria Math" w:hAnsi="Cambria Math"/>
                  <w:i/>
                </w:rPr>
              </w:ins>
            </m:ctrlPr>
          </m:sSubPr>
          <m:e>
            <m:r>
              <w:ins w:id="98" w:author="Jin, Ying (NIH/NIEHS) [F]" w:date="2026-03-17T14:40:00Z" w16du:dateUtc="2026-03-17T18:40:00Z">
                <w:rPr>
                  <w:rFonts w:ascii="Cambria Math" w:hAnsi="Cambria Math"/>
                </w:rPr>
                <m:t>p</m:t>
              </w:ins>
            </m:r>
          </m:e>
          <m:sub>
            <m:r>
              <w:ins w:id="99" w:author="Jin, Ying (NIH/NIEHS) [F]" w:date="2026-03-17T14:41:00Z" w16du:dateUtc="2026-03-17T18:41:00Z">
                <w:rPr>
                  <w:rFonts w:ascii="Cambria Math" w:hAnsi="Cambria Math"/>
                </w:rPr>
                <m:t>in</m:t>
              </w:ins>
            </m:r>
          </m:sub>
        </m:sSub>
        <m:r>
          <w:ins w:id="100" w:author="Jin, Ying (NIH/NIEHS) [F]" w:date="2026-03-17T14:40:00Z" w16du:dateUtc="2026-03-17T18:40:00Z">
            <m:rPr>
              <m:sty m:val="p"/>
            </m:rPr>
            <w:rPr>
              <w:rFonts w:ascii="Cambria Math" w:eastAsiaTheme="minorEastAsia" w:hAnsi="Cambria Math"/>
            </w:rPr>
            <m:t>&lt;0.05</m:t>
          </w:ins>
        </m:r>
      </m:oMath>
      <w:ins w:id="101" w:author="Jin, Ying (NIH/NIEHS) [F]" w:date="2026-03-17T14:40:00Z" w16du:dateUtc="2026-03-17T18:40:00Z">
        <w:r w:rsidR="00BD2820">
          <w:t>)</w:t>
        </w:r>
      </w:ins>
      <w:ins w:id="102" w:author="Jin, Ying (NIH/NIEHS) [F]" w:date="2026-03-17T14:35:00Z" w16du:dateUtc="2026-03-17T18:35:00Z">
        <w:r w:rsidR="00620F17">
          <w:t xml:space="preserve"> or concave with decreasing trend </w:t>
        </w:r>
      </w:ins>
      <w:ins w:id="103" w:author="Jin, Ying (NIH/NIEHS) [F]" w:date="2026-03-17T14:41:00Z" w16du:dateUtc="2026-03-17T18:41:00Z">
        <w:r w:rsidR="00BD2820">
          <w:t>(</w:t>
        </w:r>
      </w:ins>
      <m:oMath>
        <m:sSub>
          <m:sSubPr>
            <m:ctrlPr>
              <w:ins w:id="104" w:author="Jin, Ying (NIH/NIEHS) [F]" w:date="2026-03-17T14:41:00Z" w16du:dateUtc="2026-03-17T18:41:00Z">
                <w:rPr>
                  <w:rFonts w:ascii="Cambria Math" w:hAnsi="Cambria Math"/>
                  <w:i/>
                </w:rPr>
              </w:ins>
            </m:ctrlPr>
          </m:sSubPr>
          <m:e>
            <m:r>
              <w:ins w:id="105" w:author="Jin, Ying (NIH/NIEHS) [F]" w:date="2026-03-17T14:41:00Z" w16du:dateUtc="2026-03-17T18:41:00Z">
                <w:rPr>
                  <w:rFonts w:ascii="Cambria Math" w:hAnsi="Cambria Math"/>
                </w:rPr>
                <m:t>p</m:t>
              </w:ins>
            </m:r>
          </m:e>
          <m:sub>
            <m:r>
              <w:ins w:id="106" w:author="Jin, Ying (NIH/NIEHS) [F]" w:date="2026-03-17T14:41:00Z" w16du:dateUtc="2026-03-17T18:41:00Z">
                <w:rPr>
                  <w:rFonts w:ascii="Cambria Math" w:hAnsi="Cambria Math"/>
                </w:rPr>
                <m:t>cv</m:t>
              </w:ins>
            </m:r>
          </m:sub>
        </m:sSub>
        <m:r>
          <w:ins w:id="107" w:author="Jin, Ying (NIH/NIEHS) [F]" w:date="2026-03-17T14:41:00Z" w16du:dateUtc="2026-03-17T18:41:00Z">
            <w:rPr>
              <w:rFonts w:ascii="Cambria Math" w:eastAsiaTheme="minorEastAsia" w:hAnsi="Cambria Math"/>
            </w:rPr>
            <m:t xml:space="preserve">&lt;0.05 </m:t>
          </w:ins>
        </m:r>
      </m:oMath>
      <w:ins w:id="108" w:author="Jin, Ying (NIH/NIEHS) [F]" w:date="2026-03-17T14:41:00Z" w16du:dateUtc="2026-03-17T18:41:00Z">
        <w:r w:rsidR="00BD2820">
          <w:t xml:space="preserve">or  </w:t>
        </w:r>
      </w:ins>
      <m:oMath>
        <m:sSub>
          <m:sSubPr>
            <m:ctrlPr>
              <w:ins w:id="109" w:author="Jin, Ying (NIH/NIEHS) [F]" w:date="2026-03-17T14:41:00Z" w16du:dateUtc="2026-03-17T18:41:00Z">
                <w:rPr>
                  <w:rFonts w:ascii="Cambria Math" w:hAnsi="Cambria Math"/>
                  <w:i/>
                </w:rPr>
              </w:ins>
            </m:ctrlPr>
          </m:sSubPr>
          <m:e>
            <m:r>
              <w:ins w:id="110" w:author="Jin, Ying (NIH/NIEHS) [F]" w:date="2026-03-17T14:41:00Z" w16du:dateUtc="2026-03-17T18:41:00Z">
                <w:rPr>
                  <w:rFonts w:ascii="Cambria Math" w:hAnsi="Cambria Math"/>
                </w:rPr>
                <m:t>p</m:t>
              </w:ins>
            </m:r>
          </m:e>
          <m:sub>
            <m:r>
              <w:ins w:id="111" w:author="Jin, Ying (NIH/NIEHS) [F]" w:date="2026-03-17T14:41:00Z" w16du:dateUtc="2026-03-17T18:41:00Z">
                <w:rPr>
                  <w:rFonts w:ascii="Cambria Math" w:hAnsi="Cambria Math"/>
                </w:rPr>
                <m:t>de</m:t>
              </w:ins>
            </m:r>
          </m:sub>
        </m:sSub>
        <m:r>
          <w:ins w:id="112" w:author="Jin, Ying (NIH/NIEHS) [F]" w:date="2026-03-17T14:41:00Z" w16du:dateUtc="2026-03-17T18:41:00Z">
            <m:rPr>
              <m:sty m:val="p"/>
            </m:rPr>
            <w:rPr>
              <w:rFonts w:ascii="Cambria Math" w:eastAsiaTheme="minorEastAsia" w:hAnsi="Cambria Math"/>
            </w:rPr>
            <m:t>&lt;0.05</m:t>
          </w:ins>
        </m:r>
      </m:oMath>
      <w:ins w:id="113" w:author="Jin, Ying (NIH/NIEHS) [F]" w:date="2026-03-17T14:41:00Z" w16du:dateUtc="2026-03-17T18:41:00Z">
        <w:r w:rsidR="00BD2820">
          <w:t>)</w:t>
        </w:r>
        <w:r w:rsidR="00BD2820">
          <w:t xml:space="preserve"> </w:t>
        </w:r>
      </w:ins>
      <w:ins w:id="114" w:author="Jin, Ying (NIH/NIEHS) [F]" w:date="2026-03-17T14:35:00Z" w16du:dateUtc="2026-03-17T18:35:00Z">
        <w:r w:rsidR="00620F17">
          <w:t xml:space="preserve">are of J-shape, indicating a possible hermetic pattern. </w:t>
        </w:r>
      </w:ins>
      <w:ins w:id="115" w:author="Jin, Ying (NIH/NIEHS) [F]" w:date="2026-03-17T14:36:00Z" w16du:dateUtc="2026-03-17T18:36:00Z">
        <w:r w:rsidR="00620F17">
          <w:t xml:space="preserve">Curves </w:t>
        </w:r>
      </w:ins>
      <w:ins w:id="116" w:author="Jin, Ying (NIH/NIEHS) [F]" w:date="2026-03-17T14:35:00Z" w16du:dateUtc="2026-03-17T18:35:00Z">
        <w:r w:rsidR="00620F17">
          <w:t>that are insignif</w:t>
        </w:r>
      </w:ins>
      <w:ins w:id="117" w:author="Jin, Ying (NIH/NIEHS) [F]" w:date="2026-03-17T14:42:00Z" w16du:dateUtc="2026-03-17T18:42:00Z">
        <w:r w:rsidR="00E1632C">
          <w:t xml:space="preserve">icant are have no </w:t>
        </w:r>
      </w:ins>
      <w:ins w:id="118" w:author="Jin, Ying (NIH/NIEHS) [F]" w:date="2026-03-17T14:43:00Z" w16du:dateUtc="2026-03-17T18:43:00Z">
        <w:r w:rsidR="00E1632C">
          <w:t>specific toxicity signals</w:t>
        </w:r>
      </w:ins>
      <w:ins w:id="119" w:author="Jin, Ying (NIH/NIEHS) [F]" w:date="2026-03-17T14:36:00Z" w16du:dateUtc="2026-03-17T18:36:00Z">
        <w:r w:rsidR="00620F17">
          <w:t xml:space="preserve">. </w:t>
        </w:r>
      </w:ins>
      <w:ins w:id="120" w:author="Jin, Ying (NIH/NIEHS) [F]" w:date="2026-03-17T14:41:00Z" w16du:dateUtc="2026-03-17T18:41:00Z">
        <w:r w:rsidR="00B14EFA">
          <w:t xml:space="preserve">Figure </w:t>
        </w:r>
        <w:r w:rsidR="00977F2D">
          <w:t xml:space="preserve">1 shows </w:t>
        </w:r>
      </w:ins>
      <w:ins w:id="121" w:author="Jin, Ying (NIH/NIEHS) [F]" w:date="2026-03-17T14:42:00Z" w16du:dateUtc="2026-03-17T18:42:00Z">
        <w:r w:rsidR="00977F2D">
          <w:t xml:space="preserve">examples from the motivational dataset that has been classified into </w:t>
        </w:r>
        <w:r w:rsidR="00E1632C">
          <w:t>the four categories separately</w:t>
        </w:r>
      </w:ins>
      <w:ins w:id="122" w:author="Jin, Ying (NIH/NIEHS) [F]" w:date="2026-03-17T14:43:00Z" w16du:dateUtc="2026-03-17T18:43:00Z">
        <w:r w:rsidR="00E1632C">
          <w:t>: a</w:t>
        </w:r>
      </w:ins>
      <w:ins w:id="123" w:author="Jin, Ying (NIH/NIEHS) [F]" w:date="2026-03-17T14:44:00Z" w16du:dateUtc="2026-03-17T18:44:00Z">
        <w:r w:rsidR="00E1632C">
          <w:t xml:space="preserve"> convex-decreasing hormesis curve, a monotonically increasing curve, a convex U-shape curve and a </w:t>
        </w:r>
        <w:r w:rsidR="00114E69">
          <w:t xml:space="preserve">curve with unclear </w:t>
        </w:r>
      </w:ins>
      <w:ins w:id="124" w:author="Jin, Ying (NIH/NIEHS) [F]" w:date="2026-03-17T14:45:00Z" w16du:dateUtc="2026-03-17T18:45:00Z">
        <w:r w:rsidR="00114E69">
          <w:t xml:space="preserve">signals. </w:t>
        </w:r>
      </w:ins>
    </w:p>
    <w:p w14:paraId="7E503D03" w14:textId="6F8D0BCD" w:rsidR="000D2E60" w:rsidRDefault="00644AF8" w:rsidP="00B655E3">
      <w:pPr>
        <w:spacing w:line="240" w:lineRule="auto"/>
      </w:pPr>
      <w:r>
        <w:t xml:space="preserve">In practice, the </w:t>
      </w:r>
      <w:r w:rsidR="004139D9">
        <w:t xml:space="preserve">distribution of coefficient estimates, and consequently the test statistics, doesn’t have closed-form solutions. Therefore, they are estimated </w:t>
      </w:r>
      <w:r w:rsidR="000E03E1">
        <w:t>with a bootstrap methods, involving drawing random samples repeatedly from</w:t>
      </w:r>
      <w:r w:rsidR="00612588">
        <w:t xml:space="preserve"> the current sample. This random sampling procedure can occasionally cause ambiguity test conclusion. Specifically, when SHARP test is repeatedly </w:t>
      </w:r>
      <w:r w:rsidR="004F6974">
        <w:t>done</w:t>
      </w:r>
      <w:r w:rsidR="00612588">
        <w:t xml:space="preserve"> on the same dose-response data, the p values will change slightly across repetition because of the different samples d</w:t>
      </w:r>
      <w:r w:rsidR="00DD2E6E">
        <w:t>rawn</w:t>
      </w:r>
      <w:r w:rsidR="00C04217">
        <w:t xml:space="preserve"> in each repetition</w:t>
      </w:r>
      <w:r w:rsidR="00DD2E6E">
        <w:t xml:space="preserve">. If the p value </w:t>
      </w:r>
      <w:r w:rsidR="00A11EBA">
        <w:t>happens</w:t>
      </w:r>
      <w:r w:rsidR="00DD2E6E">
        <w:t xml:space="preserve"> to fall near the significance threshold (0.05), then it is likely to cross over the threshold, causing inconsistent test conclusion.</w:t>
      </w:r>
      <w:r w:rsidR="00EA306A">
        <w:t xml:space="preserve"> Ideally, this problem should </w:t>
      </w:r>
      <w:r w:rsidR="00E25B4A">
        <w:t xml:space="preserve">subside with </w:t>
      </w:r>
      <w:r w:rsidR="00EA306A">
        <w:t>sufficient data and/or increas</w:t>
      </w:r>
      <w:r w:rsidR="00E25B4A">
        <w:t>ed</w:t>
      </w:r>
      <w:r w:rsidR="00EA306A">
        <w:t xml:space="preserve"> </w:t>
      </w:r>
      <w:r w:rsidR="00E25B4A">
        <w:t xml:space="preserve">iterations </w:t>
      </w:r>
      <w:r w:rsidR="00EA306A">
        <w:t xml:space="preserve">of random </w:t>
      </w:r>
      <w:r w:rsidR="00EA306A">
        <w:lastRenderedPageBreak/>
        <w:t>sampling. Unfortunately, the former is difficult to achiev</w:t>
      </w:r>
      <w:r w:rsidR="006D611C">
        <w:t xml:space="preserve">e </w:t>
      </w:r>
      <w:ins w:id="125" w:author="Jin, Ying (NIH/NIEHS) [F]" w:date="2026-01-22T16:04:00Z" w16du:dateUtc="2026-01-22T21:04:00Z">
        <w:r w:rsidR="00EA306A">
          <w:t>within resource constraints</w:t>
        </w:r>
      </w:ins>
      <w:del w:id="126" w:author="Jin, Ying (NIH/NIEHS) [F]" w:date="2026-01-22T16:04:00Z" w16du:dateUtc="2026-01-22T21:04:00Z">
        <w:r w:rsidR="00EA306A" w:rsidDel="004F0382">
          <w:delText>e for many reasons (e.g. small number of replicates, sparse or skewed dose grid, etc.)</w:delText>
        </w:r>
      </w:del>
      <w:r w:rsidR="00EA306A">
        <w:t xml:space="preserve">, while the later will significantly increase the computation time. </w:t>
      </w:r>
      <w:r w:rsidR="006D611C">
        <w:t xml:space="preserve">As a result, the testing output are stabilized by </w:t>
      </w:r>
      <w:r w:rsidR="00C41592">
        <w:t xml:space="preserve">implementing the SHARP test on each dose-response pairs repetitively and taking the median p-value across </w:t>
      </w:r>
      <w:r w:rsidR="009D074E">
        <w:t>repetitions</w:t>
      </w:r>
      <w:r w:rsidR="00C41592">
        <w:t xml:space="preserve">. </w:t>
      </w:r>
      <w:r w:rsidR="00D864D0">
        <w:t xml:space="preserve">Alternatively, we could also use </w:t>
      </w:r>
      <w:r w:rsidR="006B6609">
        <w:t>a</w:t>
      </w:r>
      <w:r w:rsidR="00D864D0">
        <w:t xml:space="preserve"> “voting” rule for decision making, taking the shape with maximum votes across all repetition a</w:t>
      </w:r>
      <w:r w:rsidR="00DD682F">
        <w:t>s</w:t>
      </w:r>
      <w:r w:rsidR="00D864D0">
        <w:t xml:space="preserve"> its final conclusion.</w:t>
      </w:r>
      <w:r w:rsidR="00DD40BB">
        <w:t xml:space="preserve"> </w:t>
      </w:r>
      <w:ins w:id="127" w:author="Jin, Ying (NIH/NIEHS) [F]" w:date="2026-03-17T14:45:00Z" w16du:dateUtc="2026-03-17T18:45:00Z">
        <w:r w:rsidR="007B10E6">
          <w:t>In practice, the two rules lead to very similar conclusions</w:t>
        </w:r>
      </w:ins>
      <w:ins w:id="128" w:author="Jin, Ying (NIH/NIEHS) [F]" w:date="2026-03-17T14:46:00Z" w16du:dateUtc="2026-03-17T18:46:00Z">
        <w:r w:rsidR="007A744B">
          <w:t xml:space="preserve"> with no substantial difference. </w:t>
        </w:r>
      </w:ins>
    </w:p>
    <w:p w14:paraId="1DFFCD52" w14:textId="77777777" w:rsidR="00A52ED9" w:rsidRDefault="00A52ED9" w:rsidP="00B655E3">
      <w:pPr>
        <w:spacing w:line="240" w:lineRule="auto"/>
      </w:pPr>
    </w:p>
    <w:p w14:paraId="31B41A25" w14:textId="77777777" w:rsidR="009806CA" w:rsidRDefault="009806CA" w:rsidP="00B655E3">
      <w:pPr>
        <w:spacing w:line="240" w:lineRule="auto"/>
      </w:pPr>
    </w:p>
    <w:p w14:paraId="102ACDA6" w14:textId="32145957" w:rsidR="009806CA" w:rsidRDefault="00A52ED9" w:rsidP="001113A3">
      <w:pPr>
        <w:spacing w:line="240" w:lineRule="auto"/>
        <w:jc w:val="center"/>
      </w:pPr>
      <w:r>
        <w:rPr>
          <w:noProof/>
        </w:rPr>
        <w:drawing>
          <wp:inline distT="0" distB="0" distL="0" distR="0" wp14:anchorId="51B42018" wp14:editId="61AA99EA">
            <wp:extent cx="4267200" cy="3657600"/>
            <wp:effectExtent l="0" t="0" r="0" b="0"/>
            <wp:docPr id="1562129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29117" name="Picture 1562129117"/>
                    <pic:cNvPicPr/>
                  </pic:nvPicPr>
                  <pic:blipFill>
                    <a:blip r:embed="rId9">
                      <a:extLst>
                        <a:ext uri="{28A0092B-C50C-407E-A947-70E740481C1C}">
                          <a14:useLocalDpi xmlns:a14="http://schemas.microsoft.com/office/drawing/2010/main" val="0"/>
                        </a:ext>
                      </a:extLst>
                    </a:blip>
                    <a:stretch>
                      <a:fillRect/>
                    </a:stretch>
                  </pic:blipFill>
                  <pic:spPr>
                    <a:xfrm>
                      <a:off x="0" y="0"/>
                      <a:ext cx="4267200" cy="3657600"/>
                    </a:xfrm>
                    <a:prstGeom prst="rect">
                      <a:avLst/>
                    </a:prstGeom>
                  </pic:spPr>
                </pic:pic>
              </a:graphicData>
            </a:graphic>
          </wp:inline>
        </w:drawing>
      </w:r>
    </w:p>
    <w:p w14:paraId="2E116BD8" w14:textId="2BF9D4AA" w:rsidR="007604E8" w:rsidRDefault="001113A3" w:rsidP="00B655E3">
      <w:pPr>
        <w:spacing w:line="240" w:lineRule="auto"/>
      </w:pPr>
      <w:r w:rsidRPr="001113A3">
        <w:rPr>
          <w:b/>
          <w:bCs/>
        </w:rPr>
        <w:t>Figure 1</w:t>
      </w:r>
      <w:r>
        <w:t xml:space="preserve">: examples of shape classification by SHARP procedure. </w:t>
      </w:r>
    </w:p>
    <w:p w14:paraId="43D52813" w14:textId="77777777" w:rsidR="001305AA" w:rsidRDefault="00450CBC" w:rsidP="00B655E3">
      <w:pPr>
        <w:spacing w:line="240" w:lineRule="auto"/>
      </w:pPr>
      <w:commentRangeStart w:id="129"/>
      <w:commentRangeEnd w:id="129"/>
      <w:r>
        <w:rPr>
          <w:rStyle w:val="CommentReference"/>
          <w:sz w:val="24"/>
          <w:szCs w:val="24"/>
        </w:rPr>
        <w:commentReference w:id="129"/>
      </w:r>
    </w:p>
    <w:p w14:paraId="3EC58A55" w14:textId="73426110" w:rsidR="001305AA" w:rsidRDefault="001305AA" w:rsidP="00B655E3">
      <w:pPr>
        <w:spacing w:line="240" w:lineRule="auto"/>
      </w:pPr>
      <w:r>
        <w:t># insert plots:  hormesis, monotone, convex, etc</w:t>
      </w:r>
    </w:p>
    <w:p w14:paraId="2AC1B6ED" w14:textId="77777777" w:rsidR="007604E8" w:rsidRDefault="007604E8" w:rsidP="00B655E3">
      <w:pPr>
        <w:spacing w:line="240" w:lineRule="auto"/>
      </w:pPr>
    </w:p>
    <w:p w14:paraId="6F16B028" w14:textId="25855C7F" w:rsidR="007604E8" w:rsidRDefault="007604E8" w:rsidP="00B655E3">
      <w:pPr>
        <w:pStyle w:val="Heading3"/>
        <w:spacing w:line="240" w:lineRule="auto"/>
      </w:pPr>
      <w:r>
        <w:t xml:space="preserve">Scalability and </w:t>
      </w:r>
      <w:commentRangeStart w:id="130"/>
      <w:commentRangeStart w:id="131"/>
      <w:r>
        <w:t>Visualization</w:t>
      </w:r>
      <w:commentRangeEnd w:id="130"/>
      <w:r w:rsidR="00327F9B">
        <w:rPr>
          <w:rStyle w:val="CommentReference"/>
          <w:sz w:val="28"/>
          <w:szCs w:val="28"/>
        </w:rPr>
        <w:commentReference w:id="130"/>
      </w:r>
      <w:commentRangeEnd w:id="131"/>
      <w:r w:rsidR="000F5C31">
        <w:rPr>
          <w:rStyle w:val="CommentReference"/>
          <w:sz w:val="28"/>
          <w:szCs w:val="28"/>
        </w:rPr>
        <w:commentReference w:id="131"/>
      </w:r>
    </w:p>
    <w:p w14:paraId="0F322C6A" w14:textId="1170879A" w:rsidR="00144590" w:rsidRDefault="00644A5E" w:rsidP="00B655E3">
      <w:pPr>
        <w:spacing w:line="240" w:lineRule="auto"/>
      </w:pPr>
      <w:r>
        <w:t>Despite the mathematical complexity, t</w:t>
      </w:r>
      <w:r w:rsidR="007604E8">
        <w:t xml:space="preserve">he SHARP procedure </w:t>
      </w:r>
      <w:r>
        <w:t>easily scales to large</w:t>
      </w:r>
      <w:r w:rsidR="007604E8">
        <w:t xml:space="preserve"> toxicology datasets with many chemical-assay pairs and multiple replicates, such as Tox21. </w:t>
      </w:r>
      <w:r>
        <w:t xml:space="preserve"> This</w:t>
      </w:r>
      <w:r w:rsidR="007604E8">
        <w:t xml:space="preserve"> makes the automation of hormesis searching possible and efficient. </w:t>
      </w:r>
      <w:r>
        <w:t xml:space="preserve"> </w:t>
      </w:r>
      <w:r w:rsidR="007604E8">
        <w:t>However,</w:t>
      </w:r>
      <w:r w:rsidR="00FE71B1">
        <w:t xml:space="preserve"> </w:t>
      </w:r>
      <w:r w:rsidR="007604E8">
        <w:t>presentation of such results</w:t>
      </w:r>
      <w:r w:rsidR="00B613D9">
        <w:t xml:space="preserve"> is challenging</w:t>
      </w:r>
      <w:r w:rsidR="009717D8">
        <w:t xml:space="preserve">. </w:t>
      </w:r>
      <w:r w:rsidR="005F14C3">
        <w:t>Statistical results conclusions are not guaranteed to be correct</w:t>
      </w:r>
      <w:r w:rsidR="00B101BA">
        <w:t xml:space="preserve"> and always have a small probability of errors. </w:t>
      </w:r>
      <w:del w:id="132" w:author="Jin, Ying (NIH/NIEHS) [F]" w:date="2026-03-17T14:46:00Z" w16du:dateUtc="2026-03-17T18:46:00Z">
        <w:r w:rsidR="00342B8D" w:rsidDel="00381D3D">
          <w:delText xml:space="preserve">Even in the ideal scenario where all the assumptions are correctly made, there still exists inherent error because of the </w:delText>
        </w:r>
        <w:r w:rsidR="005E4ACE" w:rsidDel="00381D3D">
          <w:delText xml:space="preserve">possibility of observing an extreme sample by chance. </w:delText>
        </w:r>
      </w:del>
      <w:r w:rsidR="005E4ACE">
        <w:t>Th</w:t>
      </w:r>
      <w:r w:rsidR="003D3154">
        <w:t xml:space="preserve">e </w:t>
      </w:r>
      <w:r w:rsidR="00AE0E03">
        <w:t xml:space="preserve">probability of </w:t>
      </w:r>
      <w:r w:rsidR="00AE0E03">
        <w:lastRenderedPageBreak/>
        <w:t xml:space="preserve">this </w:t>
      </w:r>
      <w:r w:rsidR="005E4ACE">
        <w:t xml:space="preserve">error is reflected by p values. </w:t>
      </w:r>
      <w:del w:id="133" w:author="Jin, Ying (NIH/NIEHS) [F]" w:date="2026-03-17T14:46:00Z" w16du:dateUtc="2026-03-17T18:46:00Z">
        <w:r w:rsidR="003D3154" w:rsidDel="006421FE">
          <w:delText xml:space="preserve">Therefore, it </w:delText>
        </w:r>
      </w:del>
      <w:ins w:id="134" w:author="Jin, Ying (NIH/NIEHS) [F]" w:date="2026-03-17T14:46:00Z" w16du:dateUtc="2026-03-17T18:46:00Z">
        <w:r w:rsidR="006421FE">
          <w:t>I</w:t>
        </w:r>
      </w:ins>
      <w:del w:id="135" w:author="Jin, Ying (NIH/NIEHS) [F]" w:date="2026-03-17T14:46:00Z" w16du:dateUtc="2026-03-17T18:46:00Z">
        <w:r w:rsidR="003D3154" w:rsidDel="006421FE">
          <w:delText>i</w:delText>
        </w:r>
      </w:del>
      <w:r w:rsidR="003D3154">
        <w:t xml:space="preserve">s crucial to </w:t>
      </w:r>
      <w:r w:rsidR="00AE0E03">
        <w:t>present test conclusions with p values</w:t>
      </w:r>
      <w:r w:rsidR="00823138">
        <w:t xml:space="preserve">. However, recall </w:t>
      </w:r>
      <w:r w:rsidR="00ED4BF2">
        <w:t>that SHARP returns four p values for each curve, and a large-scale toxicology data often includes a large number of curves (for example, more than 5000 curves in Tox21).</w:t>
      </w:r>
      <w:r w:rsidR="0073717B">
        <w:t xml:space="preserve"> It is infeasible to examine these conclusions and p values curve by curve. </w:t>
      </w:r>
      <w:r w:rsidR="00AB4272">
        <w:t xml:space="preserve">We need </w:t>
      </w:r>
      <w:r w:rsidR="00F03E63">
        <w:t xml:space="preserve">a </w:t>
      </w:r>
      <w:r w:rsidR="00CB4E4A">
        <w:t xml:space="preserve">tool for data summarization </w:t>
      </w:r>
      <w:r w:rsidR="00AB4272">
        <w:t>that can provide a concise, comprehensive view of the</w:t>
      </w:r>
      <w:r w:rsidR="009454C2">
        <w:t xml:space="preserve"> test outputs </w:t>
      </w:r>
      <w:r w:rsidR="00592E88">
        <w:t>to improve the efficiency of examination</w:t>
      </w:r>
      <w:r w:rsidR="009454C2">
        <w:t xml:space="preserve">. </w:t>
      </w:r>
      <w:r w:rsidR="00B03AAF">
        <w:t xml:space="preserve">The graph should be able to </w:t>
      </w:r>
      <w:r w:rsidR="002D440C">
        <w:t>summarize</w:t>
      </w:r>
      <w:r w:rsidR="00B03AAF">
        <w:t xml:space="preserve"> </w:t>
      </w:r>
      <w:r w:rsidR="002D440C">
        <w:t>a large number of</w:t>
      </w:r>
      <w:r w:rsidR="00B03AAF">
        <w:t xml:space="preserve"> curve shape</w:t>
      </w:r>
      <w:r w:rsidR="002D440C">
        <w:t>s</w:t>
      </w:r>
      <w:r w:rsidR="00B03AAF">
        <w:t xml:space="preserve"> and </w:t>
      </w:r>
      <w:r w:rsidR="002D440C">
        <w:t>corresponding p values</w:t>
      </w:r>
      <w:r w:rsidR="00051F2B">
        <w:t xml:space="preserve"> and</w:t>
      </w:r>
      <w:r w:rsidR="00C45866">
        <w:t xml:space="preserve"> distinguish the significant </w:t>
      </w:r>
      <w:r w:rsidR="00847210">
        <w:t>shapes (p &lt; 0.05) from non-significant ones</w:t>
      </w:r>
      <w:r w:rsidR="00051F2B">
        <w:t xml:space="preserve">. </w:t>
      </w:r>
      <w:r w:rsidR="00EA1FD4">
        <w:t xml:space="preserve">It </w:t>
      </w:r>
      <w:r w:rsidR="00051F2B">
        <w:t xml:space="preserve">should </w:t>
      </w:r>
      <w:r w:rsidR="00C45866">
        <w:t xml:space="preserve">also mark out the </w:t>
      </w:r>
      <w:r w:rsidR="00847210">
        <w:t>curves that are significant but with higher likelihood of error</w:t>
      </w:r>
      <w:r w:rsidR="00051F2B">
        <w:t xml:space="preserve">, which will need further investigation or </w:t>
      </w:r>
      <w:commentRangeStart w:id="136"/>
      <w:r w:rsidR="00051F2B">
        <w:t>validation</w:t>
      </w:r>
      <w:commentRangeEnd w:id="136"/>
      <w:r w:rsidR="00B121EA">
        <w:rPr>
          <w:rStyle w:val="CommentReference"/>
          <w:sz w:val="24"/>
          <w:szCs w:val="24"/>
        </w:rPr>
        <w:commentReference w:id="136"/>
      </w:r>
      <w:r w:rsidR="00051F2B">
        <w:t xml:space="preserve">. </w:t>
      </w:r>
    </w:p>
    <w:p w14:paraId="25788C40" w14:textId="1894B06A" w:rsidR="007604E8" w:rsidRDefault="00922C3D" w:rsidP="00B655E3">
      <w:pPr>
        <w:spacing w:line="240" w:lineRule="auto"/>
      </w:pPr>
      <w:r>
        <w:t>As a solution to the issues above, w</w:t>
      </w:r>
      <w:commentRangeStart w:id="137"/>
      <w:commentRangeStart w:id="138"/>
      <w:r w:rsidR="007604E8">
        <w:t xml:space="preserve">e developed </w:t>
      </w:r>
      <w:commentRangeEnd w:id="137"/>
      <w:r w:rsidR="004B3632">
        <w:rPr>
          <w:rStyle w:val="CommentReference"/>
          <w:sz w:val="24"/>
          <w:szCs w:val="24"/>
        </w:rPr>
        <w:commentReference w:id="137"/>
      </w:r>
      <w:commentRangeEnd w:id="138"/>
      <w:r w:rsidR="008E40EB">
        <w:rPr>
          <w:rStyle w:val="CommentReference"/>
          <w:sz w:val="24"/>
          <w:szCs w:val="24"/>
        </w:rPr>
        <w:commentReference w:id="138"/>
      </w:r>
      <w:r w:rsidR="007604E8">
        <w:t xml:space="preserve">a </w:t>
      </w:r>
      <w:r w:rsidR="00CB4E4A">
        <w:t xml:space="preserve">novel </w:t>
      </w:r>
      <w:r w:rsidR="007604E8">
        <w:t xml:space="preserve">visualization scheme that presents the SHARP shape conclusions and their </w:t>
      </w:r>
      <w:r w:rsidR="00CB4E4A">
        <w:t xml:space="preserve">p values </w:t>
      </w:r>
      <w:r w:rsidR="006C6DB1">
        <w:t xml:space="preserve">for multiple curves </w:t>
      </w:r>
      <w:r w:rsidR="007604E8">
        <w:t>integrally</w:t>
      </w:r>
      <w:r w:rsidR="006C6DB1">
        <w:t xml:space="preserve"> on </w:t>
      </w:r>
      <w:r w:rsidR="008066DA">
        <w:t>one</w:t>
      </w:r>
      <w:r w:rsidR="006C6DB1">
        <w:t xml:space="preserve"> 2D</w:t>
      </w:r>
      <w:r w:rsidR="008066DA">
        <w:t xml:space="preserve"> </w:t>
      </w:r>
      <w:r w:rsidR="006C6DB1">
        <w:t>surface</w:t>
      </w:r>
      <w:r w:rsidR="007604E8">
        <w:t>. The structure of this figure resembles a scatter plot, where each dose response pair is indicated by a point. The surface is divided into four panels, representing shape classification on two different scales: convex/concave horizontally; decrease/increase vertically. The position of dose-re</w:t>
      </w:r>
      <w:r w:rsidR="00BD48B0">
        <w:t>s</w:t>
      </w:r>
      <w:r w:rsidR="007604E8">
        <w:t xml:space="preserve">ponse points </w:t>
      </w:r>
      <w:r w:rsidR="00BD48B0">
        <w:t>is</w:t>
      </w:r>
      <w:r w:rsidR="007604E8">
        <w:t xml:space="preserve"> determined by the four p values from SHARP test </w:t>
      </w:r>
      <w:r w:rsidR="00E03977">
        <w:t xml:space="preserve">values </w:t>
      </w:r>
      <m:oMath>
        <m:sSub>
          <m:sSubPr>
            <m:ctrlPr>
              <w:rPr>
                <w:rFonts w:ascii="Cambria Math" w:hAnsi="Cambria Math"/>
                <w:i/>
              </w:rPr>
            </m:ctrlPr>
          </m:sSubPr>
          <m:e>
            <m:r>
              <w:rPr>
                <w:rFonts w:ascii="Cambria Math" w:hAnsi="Cambria Math"/>
              </w:rPr>
              <m:t>p</m:t>
            </m:r>
          </m:e>
          <m:sub>
            <m:r>
              <w:rPr>
                <w:rFonts w:ascii="Cambria Math" w:hAnsi="Cambria Math"/>
              </w:rPr>
              <m:t>in</m:t>
            </m:r>
          </m:sub>
        </m:sSub>
      </m:oMath>
      <w:r w:rsidR="00E03977">
        <w:t xml:space="preserve">,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rsidR="00E03977">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E03977">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rsidR="00E03977">
        <w:rPr>
          <w:rFonts w:eastAsiaTheme="minorEastAsia"/>
        </w:rPr>
        <w:t xml:space="preserve"> </w:t>
      </w:r>
      <w:r w:rsidR="007604E8">
        <w:t xml:space="preserve">as follows: </w:t>
      </w:r>
    </w:p>
    <w:p w14:paraId="1CA947C6" w14:textId="254C3478" w:rsidR="007604E8" w:rsidRDefault="00ED4045" w:rsidP="00B655E3">
      <w:pPr>
        <w:spacing w:line="240" w:lineRule="auto"/>
      </w:pPr>
      <m:oMathPara>
        <m:oMath>
          <m:r>
            <m:rPr>
              <m:nor/>
            </m:rPr>
            <w:rPr>
              <w:rFonts w:ascii="Cambria Math" w:hAnsi="Cambria Math"/>
            </w:rPr>
            <m:t xml:space="preserve">Vertical: </m:t>
          </m:r>
          <m:r>
            <w:rPr>
              <w:rFonts w:ascii="Cambria Math" w:hAnsi="Cambria Math"/>
            </w:rPr>
            <m:t>Y=I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de</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in</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de</m:t>
                  </m:r>
                </m:sub>
              </m:sSub>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de</m:t>
                  </m:r>
                </m:sub>
              </m:sSub>
              <m:r>
                <w:rPr>
                  <w:rFonts w:ascii="Cambria Math" w:hAnsi="Cambria Math"/>
                </w:rPr>
                <m:t>-1</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de</m:t>
                  </m:r>
                </m:sub>
              </m:sSub>
            </m:e>
          </m:d>
          <m:r>
            <w:rPr>
              <w:rFonts w:ascii="Cambria Math" w:hAnsi="Cambria Math"/>
            </w:rPr>
            <m:t>0</m:t>
          </m:r>
        </m:oMath>
      </m:oMathPara>
    </w:p>
    <w:p w14:paraId="62FAA8F0" w14:textId="601C241B" w:rsidR="007604E8" w:rsidRDefault="00ED4045" w:rsidP="00B655E3">
      <w:pPr>
        <w:spacing w:line="240" w:lineRule="auto"/>
        <w:jc w:val="center"/>
      </w:pPr>
      <m:oMathPara>
        <m:oMath>
          <m:r>
            <m:rPr>
              <m:nor/>
            </m:rPr>
            <w:rPr>
              <w:rFonts w:ascii="Cambria Math" w:hAnsi="Cambria Math"/>
            </w:rPr>
            <m:t xml:space="preserve">Horizontal: </m:t>
          </m:r>
          <m:r>
            <w:rPr>
              <w:rFonts w:ascii="Cambria Math" w:hAnsi="Cambria Math"/>
            </w:rPr>
            <m:t>X=I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cx</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cv</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cx</m:t>
                  </m:r>
                </m:sub>
              </m:sSub>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cx</m:t>
                  </m:r>
                </m:sub>
              </m:sSub>
              <m:r>
                <w:rPr>
                  <w:rFonts w:ascii="Cambria Math" w:hAnsi="Cambria Math"/>
                </w:rPr>
                <m:t>-1</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cv</m:t>
                  </m:r>
                </m:sub>
              </m:sSub>
            </m:e>
          </m:d>
          <m:r>
            <w:rPr>
              <w:rFonts w:ascii="Cambria Math" w:hAnsi="Cambria Math"/>
            </w:rPr>
            <m:t>0</m:t>
          </m:r>
        </m:oMath>
      </m:oMathPara>
    </w:p>
    <w:p w14:paraId="5BC4A3C0" w14:textId="0D0F8EAB" w:rsidR="007604E8" w:rsidRDefault="007604E8" w:rsidP="00B655E3">
      <w:pPr>
        <w:spacing w:line="240" w:lineRule="auto"/>
      </w:pPr>
      <w:r>
        <w:t xml:space="preserve">Coordinates calculated </w:t>
      </w:r>
      <w:r w:rsidR="00194B56">
        <w:t>as shown</w:t>
      </w:r>
      <w:r>
        <w:t xml:space="preserve"> achiev</w:t>
      </w:r>
      <w:r w:rsidR="00194B56">
        <w:t xml:space="preserve">e </w:t>
      </w:r>
      <w:r>
        <w:t xml:space="preserve">the following purposes along both scales: 1) a point will be positioned in the panel corresponding to smaller p value; 2) the smaller the p value, the further the point is to the center axis. Considering that p value is essentially the probability of false discovery, smaller p values can be interpreted as higher confidence level. Therefore, </w:t>
      </w:r>
      <w:r w:rsidR="00194B56">
        <w:t>the equation above</w:t>
      </w:r>
      <w:r>
        <w:t xml:space="preserve"> essentially </w:t>
      </w:r>
      <w:r w:rsidR="00194B56">
        <w:t>assigns the dose response point to the</w:t>
      </w:r>
      <w:r>
        <w:t xml:space="preserve"> side it more likely belongs to along the increase/decrease or convex/concave axis. And among points on the same side, points that are more likely to belong here are positioned further away from the axis. The panel division shows the shape classification and the distance between points and axis shows the uncertainty of the test. </w:t>
      </w:r>
    </w:p>
    <w:p w14:paraId="21CAEC3F" w14:textId="09354430" w:rsidR="007604E8" w:rsidRDefault="007604E8" w:rsidP="00B655E3">
      <w:pPr>
        <w:spacing w:line="240" w:lineRule="auto"/>
      </w:pPr>
      <w:r>
        <w:t xml:space="preserve">We can also mark out the p value </w:t>
      </w:r>
      <w:r w:rsidR="00E03977">
        <w:t xml:space="preserve">significance </w:t>
      </w:r>
      <w:r>
        <w:t xml:space="preserve">threshold </w:t>
      </w:r>
      <m:oMath>
        <m:r>
          <m:rPr>
            <m:sty m:val="p"/>
          </m:rPr>
          <w:rPr>
            <w:rFonts w:ascii="Cambria Math" w:hAnsi="Cambria Math"/>
          </w:rPr>
          <m:t>α</m:t>
        </m:r>
      </m:oMath>
      <w:r>
        <w:t xml:space="preserve"> on the same scatter plot with dashed lines, which further divides the plot into a center square and an edge. If a p value</w:t>
      </w:r>
      <w:r w:rsidR="00281C5C">
        <w:t xml:space="preserve"> </w:t>
      </w:r>
      <w:r>
        <w:t xml:space="preserve">is smaller </w:t>
      </w:r>
      <m:oMath>
        <m:r>
          <w:rPr>
            <w:rFonts w:ascii="Cambria Math" w:hAnsi="Cambria Math"/>
          </w:rPr>
          <m:t>α</m:t>
        </m:r>
      </m:oMath>
      <w:r>
        <w:t xml:space="preserve">, meaning SHARP is able to detect a "significant" shape, then the point will be positioned on the edges by </w:t>
      </w:r>
      <w:r w:rsidR="00E03977">
        <w:t xml:space="preserve">the </w:t>
      </w:r>
      <w:ins w:id="139" w:author="Jin, Ying (NIH/NIEHS) [F]" w:date="2026-01-22T16:11:00Z" w16du:dateUtc="2026-01-22T21:11:00Z">
        <w:r w:rsidR="006F1426">
          <w:t>layout</w:t>
        </w:r>
      </w:ins>
      <w:del w:id="140" w:author="Jin, Ying (NIH/NIEHS) [F]" w:date="2026-01-22T16:11:00Z" w16du:dateUtc="2026-01-22T21:11:00Z">
        <w:r w:rsidR="00E03977" w:rsidDel="006F1426">
          <w:delText>plotting</w:delText>
        </w:r>
      </w:del>
      <w:r w:rsidR="00E03977">
        <w:t xml:space="preserve"> equation shown above</w:t>
      </w:r>
      <w:r>
        <w:t>.</w:t>
      </w:r>
      <w:r w:rsidR="00E03977">
        <w:t xml:space="preserve"> </w:t>
      </w:r>
      <w:r>
        <w:t xml:space="preserve"> On the other hand, points with insignificant shapes are positioned in the center square. </w:t>
      </w:r>
      <w:r w:rsidR="00F52C7E">
        <w:t xml:space="preserve">Points </w:t>
      </w:r>
      <w:r w:rsidR="005513F6">
        <w:t xml:space="preserve">on </w:t>
      </w:r>
      <w:r w:rsidR="00F52C7E">
        <w:t xml:space="preserve">the edges but close to the significant threshold are curves with a shape conclusion but </w:t>
      </w:r>
      <w:r w:rsidR="00333B2E">
        <w:t>high rate of error, and need further investigation</w:t>
      </w:r>
      <w:r>
        <w:t>.</w:t>
      </w:r>
      <w:r w:rsidR="00333B2E">
        <w:t xml:space="preserve"> In addition, this figure</w:t>
      </w:r>
      <w:r>
        <w:t xml:space="preserve"> can also </w:t>
      </w:r>
      <w:r w:rsidR="00E03977">
        <w:t>illustrate</w:t>
      </w:r>
      <w:r>
        <w:t xml:space="preserve"> the ambiguity</w:t>
      </w:r>
      <w:r w:rsidR="00333B2E">
        <w:t xml:space="preserve"> of conclusion caused by the random sampling procedure in SHARP implementation (mentioned in the previous section)</w:t>
      </w:r>
      <w:r w:rsidR="00FD7C5E">
        <w:t xml:space="preserve">. Since their p values are very close to the significant threshold, their corresponding points will be positioned close to or on the dashed lines indicating significant threshold. </w:t>
      </w:r>
    </w:p>
    <w:p w14:paraId="4A808104" w14:textId="491F9E62" w:rsidR="00D44E22" w:rsidRDefault="00BA559B" w:rsidP="00B655E3">
      <w:pPr>
        <w:spacing w:line="240" w:lineRule="auto"/>
      </w:pPr>
      <w:r>
        <w:t xml:space="preserve">Figure 1 below shows an example of visualizing test scores of Turmeric (lot90H73) between five different assays. </w:t>
      </w:r>
      <w:r w:rsidR="00F2280B">
        <w:t>The shape classification made by SHARP is indicated by color</w:t>
      </w:r>
      <w:r w:rsidR="00EC6B19">
        <w:t xml:space="preserve">, and </w:t>
      </w:r>
      <w:r w:rsidR="00EC6B19">
        <w:lastRenderedPageBreak/>
        <w:t>points with the same color are repeated tests on the same dose-re</w:t>
      </w:r>
      <w:r w:rsidR="00DA5902">
        <w:t>s</w:t>
      </w:r>
      <w:r w:rsidR="00EC6B19">
        <w:t xml:space="preserve">ponse curve. </w:t>
      </w:r>
      <w:r w:rsidR="00DA5902">
        <w:t xml:space="preserve">From this figure, we can clearly see that </w:t>
      </w:r>
      <w:r w:rsidR="003C553E">
        <w:t xml:space="preserve">p values from repeated test on the same dose-response curve </w:t>
      </w:r>
      <w:r w:rsidR="00E760EE">
        <w:t>are similar, and</w:t>
      </w:r>
      <w:r w:rsidR="003C553E">
        <w:t xml:space="preserve"> </w:t>
      </w:r>
      <w:r w:rsidR="00DA5902">
        <w:t xml:space="preserve">different shape classification corresponds to different regions on the graph. </w:t>
      </w:r>
      <w:r w:rsidR="00B110B1">
        <w:t>For example, t</w:t>
      </w:r>
      <w:r w:rsidR="002E2963">
        <w:t xml:space="preserve">he pink points </w:t>
      </w:r>
      <w:r w:rsidR="0028598A">
        <w:t xml:space="preserve">fall in the lower right corner outside the significance threshold, which </w:t>
      </w:r>
      <w:r w:rsidR="00032FA5">
        <w:t>i</w:t>
      </w:r>
      <w:r w:rsidR="00B110B1">
        <w:t>s</w:t>
      </w:r>
      <w:r w:rsidR="00032FA5">
        <w:t xml:space="preserve"> the region of hormesis with concave curves with </w:t>
      </w:r>
      <w:r w:rsidR="00BF546B">
        <w:t>de</w:t>
      </w:r>
      <w:r w:rsidR="00032FA5">
        <w:t>creasing trend.</w:t>
      </w:r>
      <w:r w:rsidR="00AE0698">
        <w:t xml:space="preserve"> The </w:t>
      </w:r>
      <w:r w:rsidR="00B110B1">
        <w:t xml:space="preserve">dose-response curve </w:t>
      </w:r>
      <w:r w:rsidR="00032FA5">
        <w:t>corresponding</w:t>
      </w:r>
      <w:r w:rsidR="00B110B1">
        <w:t xml:space="preserve"> to this</w:t>
      </w:r>
      <w:r w:rsidR="00032FA5">
        <w:t xml:space="preserve"> assay, </w:t>
      </w:r>
      <w:r w:rsidR="00AE0698">
        <w:t xml:space="preserve">rt-viability-hepg2-glo-0h, </w:t>
      </w:r>
      <w:r w:rsidR="00B110B1">
        <w:t xml:space="preserve">is showed below with the same color, with an upward J-shape. Similarly, teal points </w:t>
      </w:r>
      <w:r w:rsidR="00BF546B">
        <w:t xml:space="preserve">(rt-viability-hek293-flor-p1_0h) fall in the upper left corner, indicating hormesis with increasing J-shape. </w:t>
      </w:r>
      <w:r w:rsidR="009D42BD">
        <w:t xml:space="preserve">For both </w:t>
      </w:r>
      <w:r w:rsidR="007E2A74">
        <w:t>assays</w:t>
      </w:r>
      <w:r w:rsidR="009D42BD">
        <w:t xml:space="preserve">, their clusters of points fall in the same region, reflecting high certainty </w:t>
      </w:r>
      <w:r w:rsidR="00760F66">
        <w:t xml:space="preserve">of </w:t>
      </w:r>
      <w:r w:rsidR="009D42BD">
        <w:t>shape classification. On the other hand, the red cluster, aromatase-er-aromatase</w:t>
      </w:r>
      <w:r w:rsidR="009B770C">
        <w:t>-p1_luc, falls on the significance boundary of concavity. It means that across repetitions, the tests c</w:t>
      </w:r>
      <w:r w:rsidR="007B3754">
        <w:t>onc</w:t>
      </w:r>
      <w:r w:rsidR="009B770C">
        <w:t xml:space="preserve">lusions changes between </w:t>
      </w:r>
      <w:r w:rsidR="007B3754">
        <w:t>concave with decreasing trend and decreasing alone</w:t>
      </w:r>
      <w:r w:rsidR="00DF6701">
        <w:t xml:space="preserve">. It is ambiguous whether this assay shows hormesis or simple monotonicity. </w:t>
      </w:r>
    </w:p>
    <w:p w14:paraId="772D092A" w14:textId="77777777" w:rsidR="004E022E" w:rsidRDefault="004E022E" w:rsidP="00B655E3">
      <w:pPr>
        <w:spacing w:line="240" w:lineRule="auto"/>
      </w:pPr>
    </w:p>
    <w:p w14:paraId="0DA4A299" w14:textId="1D8B5379" w:rsidR="00D44E22" w:rsidRDefault="00E45CED" w:rsidP="00B655E3">
      <w:pPr>
        <w:spacing w:line="240" w:lineRule="auto"/>
      </w:pPr>
      <w:r>
        <w:rPr>
          <w:noProof/>
        </w:rPr>
        <w:lastRenderedPageBreak/>
        <w:drawing>
          <wp:inline distT="0" distB="0" distL="0" distR="0" wp14:anchorId="050E04C1" wp14:editId="6DB97EA6">
            <wp:extent cx="5943600" cy="7132320"/>
            <wp:effectExtent l="0" t="0" r="0" b="5080"/>
            <wp:docPr id="1600425332" name="Picture 2"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25332" name="Picture 2" descr="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132320"/>
                    </a:xfrm>
                    <a:prstGeom prst="rect">
                      <a:avLst/>
                    </a:prstGeom>
                  </pic:spPr>
                </pic:pic>
              </a:graphicData>
            </a:graphic>
          </wp:inline>
        </w:drawing>
      </w:r>
    </w:p>
    <w:p w14:paraId="1B4012B9" w14:textId="441E62B3" w:rsidR="00F6113D" w:rsidRDefault="00F6113D" w:rsidP="00F6113D">
      <w:pPr>
        <w:spacing w:line="240" w:lineRule="auto"/>
      </w:pPr>
      <w:r w:rsidRPr="003E1807">
        <w:rPr>
          <w:b/>
          <w:bCs/>
        </w:rPr>
        <w:t xml:space="preserve">Figure </w:t>
      </w:r>
      <w:r>
        <w:rPr>
          <w:b/>
          <w:bCs/>
        </w:rPr>
        <w:t>2</w:t>
      </w:r>
      <w:r>
        <w:t xml:space="preserve">:  </w:t>
      </w:r>
      <w:r w:rsidR="00BD48B0">
        <w:t xml:space="preserve">An example of visualizing SHARP test results </w:t>
      </w:r>
      <w:r w:rsidR="004570DA">
        <w:t xml:space="preserve">of </w:t>
      </w:r>
      <w:r w:rsidR="004570DA" w:rsidRPr="004570DA">
        <w:t>Turmeric (lot 90H73)</w:t>
      </w:r>
      <w:r w:rsidR="004570DA">
        <w:t xml:space="preserve"> and five </w:t>
      </w:r>
      <w:r w:rsidR="00E45CED">
        <w:t xml:space="preserve">assays. </w:t>
      </w:r>
      <w:r w:rsidR="000464A1">
        <w:t xml:space="preserve">Each color represents a different assay with its shape classification. </w:t>
      </w:r>
      <w:r w:rsidR="00EC19D5">
        <w:t>Points with the same color are repeated tests on the same dose-response curve</w:t>
      </w:r>
    </w:p>
    <w:p w14:paraId="00D5EB28" w14:textId="77777777" w:rsidR="007604E8" w:rsidRDefault="007604E8" w:rsidP="00B655E3">
      <w:pPr>
        <w:spacing w:line="240" w:lineRule="auto"/>
      </w:pPr>
    </w:p>
    <w:p w14:paraId="557BF41B" w14:textId="77777777" w:rsidR="00E03977" w:rsidRDefault="00E03977" w:rsidP="00B655E3">
      <w:pPr>
        <w:spacing w:line="240" w:lineRule="auto"/>
      </w:pPr>
      <w:r>
        <w:lastRenderedPageBreak/>
        <w:t xml:space="preserve">Other Considerations </w:t>
      </w:r>
    </w:p>
    <w:p w14:paraId="2264EF27" w14:textId="397B97D1" w:rsidR="007604E8" w:rsidRDefault="007604E8" w:rsidP="00B655E3">
      <w:pPr>
        <w:spacing w:line="240" w:lineRule="auto"/>
      </w:pPr>
      <w:r>
        <w:t>% ambiguities: weak p-values vs strong p-values, how to interpret weak results?  More doses needed, specify higher or lower doses needed?</w:t>
      </w:r>
    </w:p>
    <w:p w14:paraId="390A1F87" w14:textId="12AF7157" w:rsidR="004B3632" w:rsidRDefault="004B3632" w:rsidP="00B655E3">
      <w:pPr>
        <w:spacing w:line="240" w:lineRule="auto"/>
      </w:pPr>
      <w:r>
        <w:t xml:space="preserve">% How did we handle replicates?  </w:t>
      </w:r>
    </w:p>
    <w:p w14:paraId="4736F2B4" w14:textId="66B4F407" w:rsidR="004B3632" w:rsidRDefault="004B3632" w:rsidP="00B655E3">
      <w:pPr>
        <w:spacing w:line="240" w:lineRule="auto"/>
      </w:pPr>
      <w:r>
        <w:t>% for the variability in the pvalue, we used median.  What about the voting approach?  Is the median statistical valid?</w:t>
      </w:r>
    </w:p>
    <w:p w14:paraId="12C9C626" w14:textId="61C35F91" w:rsidR="00CF45F8" w:rsidRDefault="007604E8" w:rsidP="00B655E3">
      <w:pPr>
        <w:pStyle w:val="Heading2"/>
        <w:spacing w:line="240" w:lineRule="auto"/>
      </w:pPr>
      <w:r>
        <w:t>Results</w:t>
      </w:r>
    </w:p>
    <w:p w14:paraId="5800DD1A" w14:textId="16904B0E" w:rsidR="00FF6CC1" w:rsidRDefault="00FF6CC1" w:rsidP="00B655E3">
      <w:pPr>
        <w:spacing w:line="240" w:lineRule="auto"/>
      </w:pPr>
      <w:r>
        <w:t xml:space="preserve">Figure 1 illustrates the results of our analysis as a heatmap.  </w:t>
      </w:r>
      <w:r w:rsidR="00BA24FE">
        <w:t xml:space="preserve">Note that the results exclude channel 1 and channel 2 from the BLA assay, since these channels represent complementary signals of cleaved and uncleaved fluorescing proteins, and their ratio is used to determine activity.  </w:t>
      </w:r>
      <w:r>
        <w:t xml:space="preserve">There is significant structure in the figure in the form of horizontal and vertical lines.  This structure implies some assays or chemicals are consistently hormetic.  A large swath of assays for viability over time show hormesis for the </w:t>
      </w:r>
      <w:r w:rsidR="00CE2935">
        <w:t>t</w:t>
      </w:r>
      <w:r>
        <w:t xml:space="preserve">urmeric </w:t>
      </w:r>
      <w:r w:rsidR="00CE2935">
        <w:t xml:space="preserve">botanical group </w:t>
      </w:r>
      <w:r w:rsidR="00DD1D8A">
        <w:t xml:space="preserve">and </w:t>
      </w:r>
      <w:r w:rsidR="00CE2935">
        <w:t>the quercetin form of gingko</w:t>
      </w:r>
      <w:r>
        <w:t xml:space="preserve">.  </w:t>
      </w:r>
      <w:r w:rsidR="00DD1D8A">
        <w:t>Goldenseal shows consistent hormetic activity across AHR, ARE, and MMP assays, while the ARE assay also shows activity for guggul, kava kava, and citral.</w:t>
      </w:r>
    </w:p>
    <w:p w14:paraId="08597797" w14:textId="18659719" w:rsidR="00667547" w:rsidRDefault="00B63291" w:rsidP="00B655E3">
      <w:pPr>
        <w:spacing w:line="240" w:lineRule="auto"/>
      </w:pPr>
      <w:r>
        <w:rPr>
          <w:noProof/>
        </w:rPr>
        <w:lastRenderedPageBreak/>
        <w:drawing>
          <wp:inline distT="0" distB="0" distL="0" distR="0" wp14:anchorId="0C624F0F" wp14:editId="7ABE59FA">
            <wp:extent cx="5943600" cy="7924800"/>
            <wp:effectExtent l="0" t="0" r="0" b="0"/>
            <wp:docPr id="352529006"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9006" name="Picture 1" descr="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6B4D9B05" w14:textId="77777777" w:rsidR="00667547" w:rsidRDefault="00667547" w:rsidP="00B655E3">
      <w:pPr>
        <w:spacing w:line="240" w:lineRule="auto"/>
      </w:pPr>
      <w:r w:rsidRPr="003E1807">
        <w:rPr>
          <w:b/>
          <w:bCs/>
        </w:rPr>
        <w:t>Figure 1</w:t>
      </w:r>
      <w:r>
        <w:t xml:space="preserve">:  Results </w:t>
      </w:r>
      <w:commentRangeStart w:id="141"/>
      <w:commentRangeStart w:id="142"/>
      <w:r>
        <w:t>from Shape Analysis</w:t>
      </w:r>
      <w:commentRangeEnd w:id="141"/>
      <w:r w:rsidR="004B3632">
        <w:rPr>
          <w:rStyle w:val="CommentReference"/>
          <w:sz w:val="24"/>
          <w:szCs w:val="24"/>
        </w:rPr>
        <w:commentReference w:id="141"/>
      </w:r>
      <w:commentRangeEnd w:id="142"/>
      <w:r w:rsidR="00A4444D">
        <w:rPr>
          <w:rStyle w:val="CommentReference"/>
          <w:sz w:val="24"/>
          <w:szCs w:val="24"/>
        </w:rPr>
        <w:commentReference w:id="142"/>
      </w:r>
      <w:r>
        <w:t xml:space="preserve">.  </w:t>
      </w:r>
    </w:p>
    <w:p w14:paraId="5CB6587A" w14:textId="77777777" w:rsidR="00DD1D8A" w:rsidRDefault="00DD1D8A" w:rsidP="00B655E3">
      <w:pPr>
        <w:spacing w:line="240" w:lineRule="auto"/>
      </w:pPr>
    </w:p>
    <w:p w14:paraId="24B92F62" w14:textId="449801F7" w:rsidR="007604E8" w:rsidRDefault="00667547" w:rsidP="00B655E3">
      <w:pPr>
        <w:spacing w:line="240" w:lineRule="auto"/>
      </w:pPr>
      <w:r>
        <w:t>Summary counts for</w:t>
      </w:r>
      <w:r w:rsidR="007604E8">
        <w:t xml:space="preserve"> curves that are classified as hormetic </w:t>
      </w:r>
      <w:r>
        <w:t>are provided</w:t>
      </w:r>
      <w:r w:rsidR="007604E8">
        <w:t xml:space="preserve"> in table</w:t>
      </w:r>
      <w:r w:rsidR="00FF6CC1">
        <w:t>s</w:t>
      </w:r>
      <w:r w:rsidR="007604E8">
        <w:t xml:space="preserve"> </w:t>
      </w:r>
      <w:r w:rsidR="00FF6CC1">
        <w:t>1, 2, and 3</w:t>
      </w:r>
      <w:r w:rsidR="007604E8">
        <w:t xml:space="preserve"> below.  </w:t>
      </w:r>
      <w:r>
        <w:t>A total of 562, or 12%, of the assays-chemical pairs tested positive for hormesis.</w:t>
      </w:r>
    </w:p>
    <w:p w14:paraId="44EB8D14" w14:textId="77777777" w:rsidR="005F45A3" w:rsidRDefault="005F45A3" w:rsidP="00B655E3">
      <w:pPr>
        <w:spacing w:line="240" w:lineRule="auto"/>
      </w:pPr>
    </w:p>
    <w:tbl>
      <w:tblPr>
        <w:tblStyle w:val="TableGrid"/>
        <w:tblW w:w="5894" w:type="dxa"/>
        <w:tblLook w:val="04A0" w:firstRow="1" w:lastRow="0" w:firstColumn="1" w:lastColumn="0" w:noHBand="0" w:noVBand="1"/>
      </w:tblPr>
      <w:tblGrid>
        <w:gridCol w:w="2475"/>
        <w:gridCol w:w="3419"/>
      </w:tblGrid>
      <w:tr w:rsidR="00BB7CEE" w:rsidRPr="00BB7CEE" w14:paraId="7260E225" w14:textId="77777777" w:rsidTr="00BB7CEE">
        <w:trPr>
          <w:trHeight w:val="219"/>
        </w:trPr>
        <w:tc>
          <w:tcPr>
            <w:tcW w:w="2475" w:type="dxa"/>
            <w:noWrap/>
            <w:hideMark/>
          </w:tcPr>
          <w:p w14:paraId="1561E26D" w14:textId="77777777" w:rsidR="00BB7CEE" w:rsidRPr="00BB7CEE" w:rsidRDefault="00BB7CEE" w:rsidP="00B655E3">
            <w:pPr>
              <w:rPr>
                <w:rFonts w:ascii="Helvetica Neue" w:eastAsia="Times New Roman" w:hAnsi="Helvetica Neue" w:cs="Times New Roman"/>
                <w:b/>
                <w:bCs/>
                <w:color w:val="000000"/>
                <w:kern w:val="0"/>
                <w:sz w:val="21"/>
                <w:szCs w:val="21"/>
                <w14:ligatures w14:val="none"/>
              </w:rPr>
            </w:pPr>
            <w:r w:rsidRPr="00BB7CEE">
              <w:rPr>
                <w:rFonts w:ascii="Helvetica Neue" w:eastAsia="Times New Roman" w:hAnsi="Helvetica Neue" w:cs="Times New Roman"/>
                <w:b/>
                <w:bCs/>
                <w:color w:val="000000"/>
                <w:kern w:val="0"/>
                <w:sz w:val="21"/>
                <w:szCs w:val="21"/>
                <w14:ligatures w14:val="none"/>
              </w:rPr>
              <w:t>Botanical Group</w:t>
            </w:r>
          </w:p>
        </w:tc>
        <w:tc>
          <w:tcPr>
            <w:tcW w:w="3419" w:type="dxa"/>
            <w:noWrap/>
            <w:hideMark/>
          </w:tcPr>
          <w:p w14:paraId="67383547" w14:textId="48502A88" w:rsidR="00BB7CEE" w:rsidRPr="00BB7CEE" w:rsidRDefault="00BB7CEE" w:rsidP="00B655E3">
            <w:pPr>
              <w:rPr>
                <w:rFonts w:ascii="Helvetica Neue" w:eastAsia="Times New Roman" w:hAnsi="Helvetica Neue" w:cs="Times New Roman"/>
                <w:b/>
                <w:bCs/>
                <w:color w:val="000000"/>
                <w:kern w:val="0"/>
                <w:sz w:val="21"/>
                <w:szCs w:val="21"/>
                <w14:ligatures w14:val="none"/>
              </w:rPr>
            </w:pPr>
            <w:r w:rsidRPr="00BB7CEE">
              <w:rPr>
                <w:rFonts w:ascii="Helvetica Neue" w:eastAsia="Times New Roman" w:hAnsi="Helvetica Neue" w:cs="Times New Roman"/>
                <w:b/>
                <w:bCs/>
                <w:color w:val="000000"/>
                <w:kern w:val="0"/>
                <w:sz w:val="21"/>
                <w:szCs w:val="21"/>
                <w14:ligatures w14:val="none"/>
              </w:rPr>
              <w:t>Hormetic Curve Count</w:t>
            </w:r>
            <w:r>
              <w:rPr>
                <w:rFonts w:ascii="Helvetica Neue" w:eastAsia="Times New Roman" w:hAnsi="Helvetica Neue" w:cs="Times New Roman"/>
                <w:b/>
                <w:bCs/>
                <w:color w:val="000000"/>
                <w:kern w:val="0"/>
                <w:sz w:val="21"/>
                <w:szCs w:val="21"/>
                <w14:ligatures w14:val="none"/>
              </w:rPr>
              <w:t xml:space="preserve"> (%)</w:t>
            </w:r>
          </w:p>
        </w:tc>
      </w:tr>
      <w:tr w:rsidR="00BB7CEE" w:rsidRPr="00BB7CEE" w14:paraId="79D204DF" w14:textId="77777777" w:rsidTr="002F42F4">
        <w:trPr>
          <w:trHeight w:val="219"/>
        </w:trPr>
        <w:tc>
          <w:tcPr>
            <w:tcW w:w="2475" w:type="dxa"/>
            <w:noWrap/>
            <w:hideMark/>
          </w:tcPr>
          <w:p w14:paraId="09D0A13A"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Turmeric</w:t>
            </w:r>
          </w:p>
        </w:tc>
        <w:tc>
          <w:tcPr>
            <w:tcW w:w="3419" w:type="dxa"/>
            <w:noWrap/>
            <w:vAlign w:val="bottom"/>
            <w:hideMark/>
          </w:tcPr>
          <w:p w14:paraId="23C5E43F" w14:textId="61B0DD04"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15</w:t>
            </w:r>
            <w:r w:rsidR="002909DB">
              <w:rPr>
                <w:rFonts w:ascii="Helvetica Neue" w:hAnsi="Helvetica Neue"/>
                <w:color w:val="000000"/>
                <w:sz w:val="21"/>
                <w:szCs w:val="21"/>
              </w:rPr>
              <w:t>7</w:t>
            </w:r>
            <w:r w:rsidRPr="00BB7CEE">
              <w:rPr>
                <w:rFonts w:ascii="Helvetica Neue" w:hAnsi="Helvetica Neue"/>
                <w:color w:val="000000"/>
                <w:sz w:val="21"/>
                <w:szCs w:val="21"/>
              </w:rPr>
              <w:t xml:space="preserve"> (58.</w:t>
            </w:r>
            <w:r w:rsidR="002909DB">
              <w:rPr>
                <w:rFonts w:ascii="Helvetica Neue" w:hAnsi="Helvetica Neue"/>
                <w:color w:val="000000"/>
                <w:sz w:val="21"/>
                <w:szCs w:val="21"/>
              </w:rPr>
              <w:t>15</w:t>
            </w:r>
            <w:r w:rsidRPr="00BB7CEE">
              <w:rPr>
                <w:rFonts w:ascii="Helvetica Neue" w:hAnsi="Helvetica Neue"/>
                <w:color w:val="000000"/>
                <w:sz w:val="21"/>
                <w:szCs w:val="21"/>
              </w:rPr>
              <w:t>%)</w:t>
            </w:r>
          </w:p>
        </w:tc>
      </w:tr>
      <w:tr w:rsidR="00BB7CEE" w:rsidRPr="00BB7CEE" w14:paraId="78C1EF25" w14:textId="77777777" w:rsidTr="002F42F4">
        <w:trPr>
          <w:trHeight w:val="219"/>
        </w:trPr>
        <w:tc>
          <w:tcPr>
            <w:tcW w:w="2475" w:type="dxa"/>
            <w:noWrap/>
            <w:hideMark/>
          </w:tcPr>
          <w:p w14:paraId="0911E3D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Ginkgo Biloba</w:t>
            </w:r>
          </w:p>
        </w:tc>
        <w:tc>
          <w:tcPr>
            <w:tcW w:w="3419" w:type="dxa"/>
            <w:noWrap/>
            <w:vAlign w:val="bottom"/>
            <w:hideMark/>
          </w:tcPr>
          <w:p w14:paraId="0E5F4AB6" w14:textId="61FA1A39"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91 (18.72%)</w:t>
            </w:r>
          </w:p>
        </w:tc>
      </w:tr>
      <w:tr w:rsidR="00BB7CEE" w:rsidRPr="00BB7CEE" w14:paraId="209DEA5D" w14:textId="77777777" w:rsidTr="002F42F4">
        <w:trPr>
          <w:trHeight w:val="219"/>
        </w:trPr>
        <w:tc>
          <w:tcPr>
            <w:tcW w:w="2475" w:type="dxa"/>
            <w:noWrap/>
            <w:hideMark/>
          </w:tcPr>
          <w:p w14:paraId="43006623"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Goldenseal</w:t>
            </w:r>
          </w:p>
        </w:tc>
        <w:tc>
          <w:tcPr>
            <w:tcW w:w="3419" w:type="dxa"/>
            <w:noWrap/>
            <w:vAlign w:val="bottom"/>
            <w:hideMark/>
          </w:tcPr>
          <w:p w14:paraId="015B24C2" w14:textId="1988B0E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65 (12.04%)</w:t>
            </w:r>
          </w:p>
        </w:tc>
      </w:tr>
      <w:tr w:rsidR="00BB7CEE" w:rsidRPr="00BB7CEE" w14:paraId="33A6F5F5" w14:textId="77777777" w:rsidTr="002F42F4">
        <w:trPr>
          <w:trHeight w:val="219"/>
        </w:trPr>
        <w:tc>
          <w:tcPr>
            <w:tcW w:w="2475" w:type="dxa"/>
            <w:noWrap/>
            <w:hideMark/>
          </w:tcPr>
          <w:p w14:paraId="6534BAF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Gum Guggul</w:t>
            </w:r>
          </w:p>
        </w:tc>
        <w:tc>
          <w:tcPr>
            <w:tcW w:w="3419" w:type="dxa"/>
            <w:noWrap/>
            <w:vAlign w:val="bottom"/>
            <w:hideMark/>
          </w:tcPr>
          <w:p w14:paraId="32F67303" w14:textId="6E34D47B"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53 (12.27%)</w:t>
            </w:r>
          </w:p>
        </w:tc>
      </w:tr>
      <w:tr w:rsidR="00BB7CEE" w:rsidRPr="00BB7CEE" w14:paraId="4DEF3E24" w14:textId="77777777" w:rsidTr="002F42F4">
        <w:trPr>
          <w:trHeight w:val="219"/>
        </w:trPr>
        <w:tc>
          <w:tcPr>
            <w:tcW w:w="2475" w:type="dxa"/>
            <w:noWrap/>
            <w:hideMark/>
          </w:tcPr>
          <w:p w14:paraId="273696D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Kava Kava</w:t>
            </w:r>
          </w:p>
        </w:tc>
        <w:tc>
          <w:tcPr>
            <w:tcW w:w="3419" w:type="dxa"/>
            <w:noWrap/>
            <w:vAlign w:val="bottom"/>
            <w:hideMark/>
          </w:tcPr>
          <w:p w14:paraId="74467479" w14:textId="50CD242A"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39 (12.04%)</w:t>
            </w:r>
          </w:p>
        </w:tc>
      </w:tr>
      <w:tr w:rsidR="00BB7CEE" w:rsidRPr="00BB7CEE" w14:paraId="298F1CB5" w14:textId="77777777" w:rsidTr="002F42F4">
        <w:trPr>
          <w:trHeight w:val="219"/>
        </w:trPr>
        <w:tc>
          <w:tcPr>
            <w:tcW w:w="2475" w:type="dxa"/>
            <w:noWrap/>
            <w:hideMark/>
          </w:tcPr>
          <w:p w14:paraId="6E2FD267"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Milk Thistle</w:t>
            </w:r>
          </w:p>
        </w:tc>
        <w:tc>
          <w:tcPr>
            <w:tcW w:w="3419" w:type="dxa"/>
            <w:noWrap/>
            <w:vAlign w:val="bottom"/>
            <w:hideMark/>
          </w:tcPr>
          <w:p w14:paraId="3BA7A5C4" w14:textId="095C036E"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29 (5.97%)</w:t>
            </w:r>
          </w:p>
        </w:tc>
      </w:tr>
      <w:tr w:rsidR="00BB7CEE" w:rsidRPr="00BB7CEE" w14:paraId="5ED2E1CC" w14:textId="77777777" w:rsidTr="002F42F4">
        <w:trPr>
          <w:trHeight w:val="219"/>
        </w:trPr>
        <w:tc>
          <w:tcPr>
            <w:tcW w:w="2475" w:type="dxa"/>
            <w:noWrap/>
            <w:hideMark/>
          </w:tcPr>
          <w:p w14:paraId="724D10AF"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Resveratrol</w:t>
            </w:r>
          </w:p>
        </w:tc>
        <w:tc>
          <w:tcPr>
            <w:tcW w:w="3419" w:type="dxa"/>
            <w:noWrap/>
            <w:vAlign w:val="bottom"/>
            <w:hideMark/>
          </w:tcPr>
          <w:p w14:paraId="11860DFA" w14:textId="4E7784B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28 (17.28%)</w:t>
            </w:r>
          </w:p>
        </w:tc>
      </w:tr>
      <w:tr w:rsidR="00BB7CEE" w:rsidRPr="00BB7CEE" w14:paraId="178CC808" w14:textId="77777777" w:rsidTr="002F42F4">
        <w:trPr>
          <w:trHeight w:val="219"/>
        </w:trPr>
        <w:tc>
          <w:tcPr>
            <w:tcW w:w="2475" w:type="dxa"/>
            <w:noWrap/>
            <w:hideMark/>
          </w:tcPr>
          <w:p w14:paraId="5B2D2ED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Grape Seed</w:t>
            </w:r>
          </w:p>
        </w:tc>
        <w:tc>
          <w:tcPr>
            <w:tcW w:w="3419" w:type="dxa"/>
            <w:noWrap/>
            <w:vAlign w:val="bottom"/>
            <w:hideMark/>
          </w:tcPr>
          <w:p w14:paraId="6F6BD9BB" w14:textId="69CAE176"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24 (11.11%)</w:t>
            </w:r>
          </w:p>
        </w:tc>
      </w:tr>
      <w:tr w:rsidR="00BB7CEE" w:rsidRPr="00BB7CEE" w14:paraId="4FF5F794" w14:textId="77777777" w:rsidTr="002F42F4">
        <w:trPr>
          <w:trHeight w:val="219"/>
        </w:trPr>
        <w:tc>
          <w:tcPr>
            <w:tcW w:w="2475" w:type="dxa"/>
            <w:noWrap/>
            <w:hideMark/>
          </w:tcPr>
          <w:p w14:paraId="0EE2A05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Annatto</w:t>
            </w:r>
          </w:p>
        </w:tc>
        <w:tc>
          <w:tcPr>
            <w:tcW w:w="3419" w:type="dxa"/>
            <w:noWrap/>
            <w:vAlign w:val="bottom"/>
            <w:hideMark/>
          </w:tcPr>
          <w:p w14:paraId="272EF83D" w14:textId="666DA779" w:rsidR="00BB7CEE" w:rsidRPr="00BB7CEE" w:rsidRDefault="002909DB" w:rsidP="00B655E3">
            <w:pPr>
              <w:jc w:val="center"/>
              <w:rPr>
                <w:rFonts w:ascii="Helvetica Neue" w:eastAsia="Times New Roman" w:hAnsi="Helvetica Neue" w:cs="Times New Roman"/>
                <w:color w:val="000000"/>
                <w:kern w:val="0"/>
                <w:sz w:val="21"/>
                <w:szCs w:val="21"/>
                <w14:ligatures w14:val="none"/>
              </w:rPr>
            </w:pPr>
            <w:r>
              <w:rPr>
                <w:rFonts w:ascii="Helvetica Neue" w:hAnsi="Helvetica Neue"/>
                <w:color w:val="000000"/>
                <w:sz w:val="21"/>
                <w:szCs w:val="21"/>
              </w:rPr>
              <w:t>19</w:t>
            </w:r>
            <w:r w:rsidR="00BB7CEE" w:rsidRPr="00BB7CEE">
              <w:rPr>
                <w:rFonts w:ascii="Helvetica Neue" w:hAnsi="Helvetica Neue"/>
                <w:color w:val="000000"/>
                <w:sz w:val="21"/>
                <w:szCs w:val="21"/>
              </w:rPr>
              <w:t xml:space="preserve"> (</w:t>
            </w:r>
            <w:r>
              <w:rPr>
                <w:rFonts w:ascii="Helvetica Neue" w:hAnsi="Helvetica Neue"/>
                <w:color w:val="000000"/>
                <w:sz w:val="21"/>
                <w:szCs w:val="21"/>
              </w:rPr>
              <w:t>2.93</w:t>
            </w:r>
            <w:r w:rsidR="00BB7CEE" w:rsidRPr="00BB7CEE">
              <w:rPr>
                <w:rFonts w:ascii="Helvetica Neue" w:hAnsi="Helvetica Neue"/>
                <w:color w:val="000000"/>
                <w:sz w:val="21"/>
                <w:szCs w:val="21"/>
              </w:rPr>
              <w:t>%)</w:t>
            </w:r>
          </w:p>
        </w:tc>
      </w:tr>
      <w:tr w:rsidR="00BB7CEE" w:rsidRPr="00BB7CEE" w14:paraId="0E247748" w14:textId="77777777" w:rsidTr="002F42F4">
        <w:trPr>
          <w:trHeight w:val="219"/>
        </w:trPr>
        <w:tc>
          <w:tcPr>
            <w:tcW w:w="2475" w:type="dxa"/>
            <w:noWrap/>
            <w:hideMark/>
          </w:tcPr>
          <w:p w14:paraId="2A27C42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Citral</w:t>
            </w:r>
          </w:p>
        </w:tc>
        <w:tc>
          <w:tcPr>
            <w:tcW w:w="3419" w:type="dxa"/>
            <w:noWrap/>
            <w:vAlign w:val="bottom"/>
            <w:hideMark/>
          </w:tcPr>
          <w:p w14:paraId="529DE344" w14:textId="03156E72"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13 (4.81%)</w:t>
            </w:r>
          </w:p>
        </w:tc>
      </w:tr>
      <w:tr w:rsidR="00BB7CEE" w:rsidRPr="00BB7CEE" w14:paraId="27D26F8A" w14:textId="77777777" w:rsidTr="002F42F4">
        <w:trPr>
          <w:trHeight w:val="219"/>
        </w:trPr>
        <w:tc>
          <w:tcPr>
            <w:tcW w:w="2475" w:type="dxa"/>
            <w:noWrap/>
            <w:hideMark/>
          </w:tcPr>
          <w:p w14:paraId="2800B4E3"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Cedarwood Oil</w:t>
            </w:r>
          </w:p>
        </w:tc>
        <w:tc>
          <w:tcPr>
            <w:tcW w:w="3419" w:type="dxa"/>
            <w:noWrap/>
            <w:vAlign w:val="bottom"/>
            <w:hideMark/>
          </w:tcPr>
          <w:p w14:paraId="3E2836FD" w14:textId="2EF996AE"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12 (11.11%)</w:t>
            </w:r>
          </w:p>
        </w:tc>
      </w:tr>
      <w:tr w:rsidR="00BB7CEE" w:rsidRPr="00BB7CEE" w14:paraId="69C0C9A8" w14:textId="77777777" w:rsidTr="002F42F4">
        <w:trPr>
          <w:trHeight w:val="219"/>
        </w:trPr>
        <w:tc>
          <w:tcPr>
            <w:tcW w:w="2475" w:type="dxa"/>
            <w:noWrap/>
            <w:hideMark/>
          </w:tcPr>
          <w:p w14:paraId="4F0DBCA0"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Chitosan</w:t>
            </w:r>
          </w:p>
        </w:tc>
        <w:tc>
          <w:tcPr>
            <w:tcW w:w="3419" w:type="dxa"/>
            <w:noWrap/>
            <w:vAlign w:val="bottom"/>
            <w:hideMark/>
          </w:tcPr>
          <w:p w14:paraId="5D0A2881" w14:textId="4B52AEB8"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12 (11.11%)</w:t>
            </w:r>
          </w:p>
        </w:tc>
      </w:tr>
      <w:tr w:rsidR="00BB7CEE" w:rsidRPr="00BB7CEE" w14:paraId="3E74B06B" w14:textId="77777777" w:rsidTr="002F42F4">
        <w:trPr>
          <w:trHeight w:val="219"/>
        </w:trPr>
        <w:tc>
          <w:tcPr>
            <w:tcW w:w="2475" w:type="dxa"/>
            <w:noWrap/>
            <w:hideMark/>
          </w:tcPr>
          <w:p w14:paraId="24052858"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Pine Bark</w:t>
            </w:r>
          </w:p>
        </w:tc>
        <w:tc>
          <w:tcPr>
            <w:tcW w:w="3419" w:type="dxa"/>
            <w:noWrap/>
            <w:vAlign w:val="bottom"/>
            <w:hideMark/>
          </w:tcPr>
          <w:p w14:paraId="74E98A89" w14:textId="791986E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6 (5.56%)</w:t>
            </w:r>
          </w:p>
        </w:tc>
      </w:tr>
      <w:tr w:rsidR="00BB7CEE" w:rsidRPr="00BB7CEE" w14:paraId="016370CC" w14:textId="77777777" w:rsidTr="002F42F4">
        <w:trPr>
          <w:trHeight w:val="219"/>
        </w:trPr>
        <w:tc>
          <w:tcPr>
            <w:tcW w:w="2475" w:type="dxa"/>
            <w:noWrap/>
            <w:hideMark/>
          </w:tcPr>
          <w:p w14:paraId="1DA0BC16"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Corn oil</w:t>
            </w:r>
          </w:p>
        </w:tc>
        <w:tc>
          <w:tcPr>
            <w:tcW w:w="3419" w:type="dxa"/>
            <w:noWrap/>
            <w:vAlign w:val="bottom"/>
            <w:hideMark/>
          </w:tcPr>
          <w:p w14:paraId="3A5C48D9" w14:textId="12BF0E63"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5 (4.63%)</w:t>
            </w:r>
          </w:p>
        </w:tc>
      </w:tr>
      <w:tr w:rsidR="00BB7CEE" w:rsidRPr="00BB7CEE" w14:paraId="6B0DCD37" w14:textId="77777777" w:rsidTr="002F42F4">
        <w:trPr>
          <w:trHeight w:val="219"/>
        </w:trPr>
        <w:tc>
          <w:tcPr>
            <w:tcW w:w="2475" w:type="dxa"/>
            <w:noWrap/>
            <w:hideMark/>
          </w:tcPr>
          <w:p w14:paraId="5EEAEBEB"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Comfrey Root</w:t>
            </w:r>
          </w:p>
        </w:tc>
        <w:tc>
          <w:tcPr>
            <w:tcW w:w="3419" w:type="dxa"/>
            <w:noWrap/>
            <w:vAlign w:val="bottom"/>
            <w:hideMark/>
          </w:tcPr>
          <w:p w14:paraId="75697DD8" w14:textId="40CCAF3C"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 (1.85%)</w:t>
            </w:r>
          </w:p>
        </w:tc>
      </w:tr>
      <w:tr w:rsidR="00BB7CEE" w:rsidRPr="00BB7CEE" w14:paraId="368CFABA" w14:textId="77777777" w:rsidTr="002F42F4">
        <w:trPr>
          <w:trHeight w:val="219"/>
        </w:trPr>
        <w:tc>
          <w:tcPr>
            <w:tcW w:w="2475" w:type="dxa"/>
            <w:noWrap/>
            <w:hideMark/>
          </w:tcPr>
          <w:p w14:paraId="0B8699AA"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Safflower oil</w:t>
            </w:r>
          </w:p>
        </w:tc>
        <w:tc>
          <w:tcPr>
            <w:tcW w:w="3419" w:type="dxa"/>
            <w:noWrap/>
            <w:vAlign w:val="bottom"/>
            <w:hideMark/>
          </w:tcPr>
          <w:p w14:paraId="45C1CAC6" w14:textId="3C4EBEC3"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 (1.85%)</w:t>
            </w:r>
          </w:p>
        </w:tc>
      </w:tr>
      <w:tr w:rsidR="00BB7CEE" w:rsidRPr="00BB7CEE" w14:paraId="01C9EDC0" w14:textId="77777777" w:rsidTr="002F42F4">
        <w:trPr>
          <w:trHeight w:val="219"/>
        </w:trPr>
        <w:tc>
          <w:tcPr>
            <w:tcW w:w="2475" w:type="dxa"/>
            <w:noWrap/>
            <w:hideMark/>
          </w:tcPr>
          <w:p w14:paraId="597B8184"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Black Walnut</w:t>
            </w:r>
          </w:p>
        </w:tc>
        <w:tc>
          <w:tcPr>
            <w:tcW w:w="3419" w:type="dxa"/>
            <w:noWrap/>
            <w:vAlign w:val="bottom"/>
            <w:hideMark/>
          </w:tcPr>
          <w:p w14:paraId="72249DE2" w14:textId="751249F1"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 (0.37%)</w:t>
            </w:r>
          </w:p>
        </w:tc>
      </w:tr>
      <w:tr w:rsidR="00BB7CEE" w:rsidRPr="00BB7CEE" w14:paraId="73072274" w14:textId="77777777" w:rsidTr="002F42F4">
        <w:trPr>
          <w:trHeight w:val="219"/>
        </w:trPr>
        <w:tc>
          <w:tcPr>
            <w:tcW w:w="2475" w:type="dxa"/>
            <w:noWrap/>
            <w:hideMark/>
          </w:tcPr>
          <w:p w14:paraId="3AB2A1F6"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Echinacea purpurea</w:t>
            </w:r>
          </w:p>
        </w:tc>
        <w:tc>
          <w:tcPr>
            <w:tcW w:w="3419" w:type="dxa"/>
            <w:noWrap/>
            <w:vAlign w:val="bottom"/>
            <w:hideMark/>
          </w:tcPr>
          <w:p w14:paraId="71FC3195" w14:textId="27A10285"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 (1.85%)</w:t>
            </w:r>
          </w:p>
        </w:tc>
      </w:tr>
      <w:tr w:rsidR="00BB7CEE" w:rsidRPr="00BB7CEE" w14:paraId="4DE5DD3F" w14:textId="77777777" w:rsidTr="002F42F4">
        <w:trPr>
          <w:trHeight w:val="219"/>
        </w:trPr>
        <w:tc>
          <w:tcPr>
            <w:tcW w:w="2475" w:type="dxa"/>
            <w:noWrap/>
            <w:hideMark/>
          </w:tcPr>
          <w:p w14:paraId="73C1A99C"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Olive oil</w:t>
            </w:r>
          </w:p>
        </w:tc>
        <w:tc>
          <w:tcPr>
            <w:tcW w:w="3419" w:type="dxa"/>
            <w:noWrap/>
            <w:vAlign w:val="bottom"/>
            <w:hideMark/>
          </w:tcPr>
          <w:p w14:paraId="6794AE0B" w14:textId="4D03308A"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0 (0%)</w:t>
            </w:r>
          </w:p>
        </w:tc>
      </w:tr>
      <w:tr w:rsidR="00667547" w:rsidRPr="00BB7CEE" w14:paraId="59DAA601" w14:textId="77777777" w:rsidTr="002F42F4">
        <w:trPr>
          <w:trHeight w:val="219"/>
        </w:trPr>
        <w:tc>
          <w:tcPr>
            <w:tcW w:w="2475" w:type="dxa"/>
            <w:noWrap/>
          </w:tcPr>
          <w:p w14:paraId="5B2C8C89" w14:textId="2B61402D" w:rsidR="00667547" w:rsidRPr="00667547" w:rsidRDefault="00667547" w:rsidP="00B655E3">
            <w:pPr>
              <w:rPr>
                <w:rFonts w:ascii="Helvetica Neue" w:eastAsia="Times New Roman" w:hAnsi="Helvetica Neue" w:cs="Times New Roman"/>
                <w:b/>
                <w:bCs/>
                <w:color w:val="000000"/>
                <w:kern w:val="0"/>
                <w:sz w:val="21"/>
                <w:szCs w:val="21"/>
                <w14:ligatures w14:val="none"/>
              </w:rPr>
            </w:pPr>
            <w:r w:rsidRPr="00667547">
              <w:rPr>
                <w:rFonts w:ascii="Helvetica Neue" w:eastAsia="Times New Roman" w:hAnsi="Helvetica Neue" w:cs="Times New Roman"/>
                <w:b/>
                <w:bCs/>
                <w:color w:val="000000"/>
                <w:kern w:val="0"/>
                <w:sz w:val="21"/>
                <w:szCs w:val="21"/>
                <w14:ligatures w14:val="none"/>
              </w:rPr>
              <w:t>TOTAL</w:t>
            </w:r>
          </w:p>
        </w:tc>
        <w:tc>
          <w:tcPr>
            <w:tcW w:w="3419" w:type="dxa"/>
            <w:noWrap/>
            <w:vAlign w:val="bottom"/>
          </w:tcPr>
          <w:p w14:paraId="571849F8" w14:textId="31ADDBD8" w:rsidR="00667547" w:rsidRPr="00667547" w:rsidRDefault="00667547" w:rsidP="00B655E3">
            <w:pPr>
              <w:jc w:val="center"/>
              <w:rPr>
                <w:rFonts w:ascii="Helvetica Neue" w:hAnsi="Helvetica Neue"/>
                <w:b/>
                <w:bCs/>
                <w:color w:val="000000"/>
                <w:sz w:val="21"/>
                <w:szCs w:val="21"/>
              </w:rPr>
            </w:pPr>
            <w:r w:rsidRPr="00667547">
              <w:rPr>
                <w:rFonts w:ascii="Helvetica Neue" w:hAnsi="Helvetica Neue"/>
                <w:b/>
                <w:bCs/>
                <w:color w:val="000000"/>
                <w:sz w:val="21"/>
                <w:szCs w:val="21"/>
              </w:rPr>
              <w:t>56</w:t>
            </w:r>
            <w:r w:rsidR="00BC3B30">
              <w:rPr>
                <w:rFonts w:ascii="Helvetica Neue" w:hAnsi="Helvetica Neue"/>
                <w:b/>
                <w:bCs/>
                <w:color w:val="000000"/>
                <w:sz w:val="21"/>
                <w:szCs w:val="21"/>
              </w:rPr>
              <w:t>1</w:t>
            </w:r>
            <w:r w:rsidRPr="00667547">
              <w:rPr>
                <w:rFonts w:ascii="Helvetica Neue" w:hAnsi="Helvetica Neue"/>
                <w:b/>
                <w:bCs/>
                <w:color w:val="000000"/>
                <w:sz w:val="21"/>
                <w:szCs w:val="21"/>
              </w:rPr>
              <w:t xml:space="preserve"> (1</w:t>
            </w:r>
            <w:r w:rsidR="004A369C">
              <w:rPr>
                <w:rFonts w:ascii="Helvetica Neue" w:hAnsi="Helvetica Neue"/>
                <w:b/>
                <w:bCs/>
                <w:color w:val="000000"/>
                <w:sz w:val="21"/>
                <w:szCs w:val="21"/>
              </w:rPr>
              <w:t>1.54</w:t>
            </w:r>
            <w:r w:rsidRPr="00667547">
              <w:rPr>
                <w:rFonts w:ascii="Helvetica Neue" w:hAnsi="Helvetica Neue"/>
                <w:b/>
                <w:bCs/>
                <w:color w:val="000000"/>
                <w:sz w:val="21"/>
                <w:szCs w:val="21"/>
              </w:rPr>
              <w:t>%)</w:t>
            </w:r>
          </w:p>
        </w:tc>
      </w:tr>
    </w:tbl>
    <w:p w14:paraId="035DCD1A" w14:textId="1CC8DCA8" w:rsidR="005F45A3" w:rsidRDefault="00BB7CEE" w:rsidP="00B655E3">
      <w:pPr>
        <w:spacing w:line="240" w:lineRule="auto"/>
      </w:pPr>
      <w:r w:rsidRPr="003E1807">
        <w:rPr>
          <w:b/>
          <w:bCs/>
        </w:rPr>
        <w:t>Table 1:</w:t>
      </w:r>
      <w:r>
        <w:t xml:space="preserve">  Count of Hormetic Curves by botanical group.  These curves test as either increasing convex or decreasing concave, suggesting a J shape curve and hormesis.  </w:t>
      </w:r>
      <w:r w:rsidR="00D609AB">
        <w:t xml:space="preserve"> Turmeric and Ginkgo showed the greatest level of hormetic activity. </w:t>
      </w:r>
      <w:r>
        <w:t xml:space="preserve"> </w:t>
      </w:r>
    </w:p>
    <w:p w14:paraId="71747A4A" w14:textId="77777777" w:rsidR="007D476B" w:rsidRDefault="007D476B" w:rsidP="00B655E3">
      <w:pPr>
        <w:spacing w:line="240" w:lineRule="auto"/>
      </w:pPr>
    </w:p>
    <w:p w14:paraId="5EDF48E8" w14:textId="77777777" w:rsidR="002103C2" w:rsidRDefault="002103C2" w:rsidP="00B655E3">
      <w:pPr>
        <w:spacing w:line="240" w:lineRule="auto"/>
      </w:pPr>
    </w:p>
    <w:tbl>
      <w:tblPr>
        <w:tblStyle w:val="TableGrid"/>
        <w:tblW w:w="7559" w:type="dxa"/>
        <w:tblLook w:val="04A0" w:firstRow="1" w:lastRow="0" w:firstColumn="1" w:lastColumn="0" w:noHBand="0" w:noVBand="1"/>
      </w:tblPr>
      <w:tblGrid>
        <w:gridCol w:w="2971"/>
        <w:gridCol w:w="2434"/>
        <w:gridCol w:w="1361"/>
        <w:gridCol w:w="1826"/>
      </w:tblGrid>
      <w:tr w:rsidR="007D476B" w:rsidRPr="007D476B" w14:paraId="0F7D7F08" w14:textId="77777777" w:rsidTr="003E1807">
        <w:trPr>
          <w:trHeight w:val="339"/>
        </w:trPr>
        <w:tc>
          <w:tcPr>
            <w:tcW w:w="0" w:type="auto"/>
            <w:noWrap/>
            <w:hideMark/>
          </w:tcPr>
          <w:p w14:paraId="63EC7B36"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Assay</w:t>
            </w:r>
          </w:p>
        </w:tc>
        <w:tc>
          <w:tcPr>
            <w:tcW w:w="0" w:type="auto"/>
            <w:noWrap/>
            <w:hideMark/>
          </w:tcPr>
          <w:p w14:paraId="023FC4BA"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Assay Type</w:t>
            </w:r>
          </w:p>
        </w:tc>
        <w:tc>
          <w:tcPr>
            <w:tcW w:w="0" w:type="auto"/>
            <w:noWrap/>
            <w:hideMark/>
          </w:tcPr>
          <w:p w14:paraId="636ABB95"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Count</w:t>
            </w:r>
          </w:p>
        </w:tc>
        <w:tc>
          <w:tcPr>
            <w:tcW w:w="0" w:type="auto"/>
            <w:noWrap/>
            <w:hideMark/>
          </w:tcPr>
          <w:p w14:paraId="10AB1CD3"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Count (Viability)</w:t>
            </w:r>
          </w:p>
        </w:tc>
      </w:tr>
      <w:tr w:rsidR="007D476B" w:rsidRPr="007D476B" w14:paraId="5D63186E" w14:textId="77777777" w:rsidTr="003E1807">
        <w:trPr>
          <w:trHeight w:val="339"/>
        </w:trPr>
        <w:tc>
          <w:tcPr>
            <w:tcW w:w="0" w:type="auto"/>
            <w:noWrap/>
            <w:hideMark/>
          </w:tcPr>
          <w:p w14:paraId="5C7F081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ahr-p1</w:t>
            </w:r>
          </w:p>
        </w:tc>
        <w:tc>
          <w:tcPr>
            <w:tcW w:w="0" w:type="auto"/>
            <w:vMerge w:val="restart"/>
            <w:noWrap/>
            <w:vAlign w:val="center"/>
            <w:hideMark/>
          </w:tcPr>
          <w:p w14:paraId="1066E87A" w14:textId="03F2B2AE"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Luciferase</w:t>
            </w:r>
          </w:p>
        </w:tc>
        <w:tc>
          <w:tcPr>
            <w:tcW w:w="0" w:type="auto"/>
            <w:noWrap/>
            <w:hideMark/>
          </w:tcPr>
          <w:p w14:paraId="56F13CA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16 (17.78%)</w:t>
            </w:r>
          </w:p>
        </w:tc>
        <w:tc>
          <w:tcPr>
            <w:tcW w:w="0" w:type="auto"/>
            <w:noWrap/>
            <w:hideMark/>
          </w:tcPr>
          <w:p w14:paraId="7FB1A71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10 (11.11%)</w:t>
            </w:r>
          </w:p>
        </w:tc>
      </w:tr>
      <w:tr w:rsidR="007D476B" w:rsidRPr="007D476B" w14:paraId="26D58572" w14:textId="77777777" w:rsidTr="003E1807">
        <w:trPr>
          <w:trHeight w:val="339"/>
        </w:trPr>
        <w:tc>
          <w:tcPr>
            <w:tcW w:w="0" w:type="auto"/>
            <w:noWrap/>
            <w:hideMark/>
          </w:tcPr>
          <w:p w14:paraId="3DAD2B5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ar-mda-kb2-luc-agonist-p1</w:t>
            </w:r>
          </w:p>
        </w:tc>
        <w:tc>
          <w:tcPr>
            <w:tcW w:w="0" w:type="auto"/>
            <w:vMerge/>
            <w:noWrap/>
            <w:hideMark/>
          </w:tcPr>
          <w:p w14:paraId="3763D031" w14:textId="4E8FF68F"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B36B4C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c>
          <w:tcPr>
            <w:tcW w:w="0" w:type="auto"/>
            <w:noWrap/>
            <w:hideMark/>
          </w:tcPr>
          <w:p w14:paraId="4CC1187E"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52A77D16" w14:textId="77777777" w:rsidTr="003E1807">
        <w:trPr>
          <w:trHeight w:val="339"/>
        </w:trPr>
        <w:tc>
          <w:tcPr>
            <w:tcW w:w="0" w:type="auto"/>
            <w:noWrap/>
            <w:hideMark/>
          </w:tcPr>
          <w:p w14:paraId="686D40E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ar-mda-kb2-luc-antagonist-p1</w:t>
            </w:r>
          </w:p>
        </w:tc>
        <w:tc>
          <w:tcPr>
            <w:tcW w:w="0" w:type="auto"/>
            <w:vMerge/>
            <w:noWrap/>
            <w:hideMark/>
          </w:tcPr>
          <w:p w14:paraId="4260AE1F" w14:textId="5C508D38"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204B5EE"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11 (12.22%)</w:t>
            </w:r>
          </w:p>
        </w:tc>
        <w:tc>
          <w:tcPr>
            <w:tcW w:w="0" w:type="auto"/>
            <w:noWrap/>
            <w:hideMark/>
          </w:tcPr>
          <w:p w14:paraId="59C416B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38E27CB2" w14:textId="77777777" w:rsidTr="003E1807">
        <w:trPr>
          <w:trHeight w:val="339"/>
        </w:trPr>
        <w:tc>
          <w:tcPr>
            <w:tcW w:w="0" w:type="auto"/>
            <w:noWrap/>
            <w:hideMark/>
          </w:tcPr>
          <w:p w14:paraId="7E76875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aromatase-er-agonist-p1</w:t>
            </w:r>
          </w:p>
        </w:tc>
        <w:tc>
          <w:tcPr>
            <w:tcW w:w="0" w:type="auto"/>
            <w:vMerge/>
            <w:noWrap/>
            <w:hideMark/>
          </w:tcPr>
          <w:p w14:paraId="2432DFFC" w14:textId="308EB29F"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4EC7960C"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c>
          <w:tcPr>
            <w:tcW w:w="0" w:type="auto"/>
            <w:noWrap/>
            <w:hideMark/>
          </w:tcPr>
          <w:p w14:paraId="59D4197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00DBAB25" w14:textId="77777777" w:rsidTr="003E1807">
        <w:trPr>
          <w:trHeight w:val="339"/>
        </w:trPr>
        <w:tc>
          <w:tcPr>
            <w:tcW w:w="0" w:type="auto"/>
            <w:noWrap/>
            <w:hideMark/>
          </w:tcPr>
          <w:p w14:paraId="63D6798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aromatase-er-antagonist-p1</w:t>
            </w:r>
          </w:p>
        </w:tc>
        <w:tc>
          <w:tcPr>
            <w:tcW w:w="0" w:type="auto"/>
            <w:vMerge/>
            <w:noWrap/>
            <w:hideMark/>
          </w:tcPr>
          <w:p w14:paraId="3601FB9A" w14:textId="2EE1DC2E"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51E139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18 (20%)</w:t>
            </w:r>
          </w:p>
        </w:tc>
        <w:tc>
          <w:tcPr>
            <w:tcW w:w="0" w:type="auto"/>
            <w:noWrap/>
            <w:hideMark/>
          </w:tcPr>
          <w:p w14:paraId="6DE18C99"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5 (5.56%)</w:t>
            </w:r>
          </w:p>
        </w:tc>
      </w:tr>
      <w:tr w:rsidR="007D476B" w:rsidRPr="007D476B" w14:paraId="347AF992" w14:textId="77777777" w:rsidTr="003E1807">
        <w:trPr>
          <w:trHeight w:val="339"/>
        </w:trPr>
        <w:tc>
          <w:tcPr>
            <w:tcW w:w="0" w:type="auto"/>
            <w:noWrap/>
            <w:hideMark/>
          </w:tcPr>
          <w:p w14:paraId="06414A97"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aromatase-er-aromatase-p1</w:t>
            </w:r>
          </w:p>
        </w:tc>
        <w:tc>
          <w:tcPr>
            <w:tcW w:w="0" w:type="auto"/>
            <w:vMerge/>
            <w:noWrap/>
            <w:hideMark/>
          </w:tcPr>
          <w:p w14:paraId="11D7336A" w14:textId="4E247AD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7DC1D1A"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20 (22.22%)</w:t>
            </w:r>
          </w:p>
        </w:tc>
        <w:tc>
          <w:tcPr>
            <w:tcW w:w="0" w:type="auto"/>
            <w:noWrap/>
            <w:hideMark/>
          </w:tcPr>
          <w:p w14:paraId="22551107"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3F64A084" w14:textId="77777777" w:rsidTr="003E1807">
        <w:trPr>
          <w:trHeight w:val="339"/>
        </w:trPr>
        <w:tc>
          <w:tcPr>
            <w:tcW w:w="0" w:type="auto"/>
            <w:noWrap/>
            <w:hideMark/>
          </w:tcPr>
          <w:p w14:paraId="6CC524D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elg1-luc-agonist-p1</w:t>
            </w:r>
          </w:p>
        </w:tc>
        <w:tc>
          <w:tcPr>
            <w:tcW w:w="0" w:type="auto"/>
            <w:vMerge/>
            <w:noWrap/>
            <w:hideMark/>
          </w:tcPr>
          <w:p w14:paraId="62229F7C" w14:textId="7A9ECCAE"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654D3E9F"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F684D2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13 (14.44%)</w:t>
            </w:r>
          </w:p>
        </w:tc>
      </w:tr>
      <w:tr w:rsidR="007D476B" w:rsidRPr="007D476B" w14:paraId="20932708" w14:textId="77777777" w:rsidTr="003E1807">
        <w:trPr>
          <w:trHeight w:val="339"/>
        </w:trPr>
        <w:tc>
          <w:tcPr>
            <w:tcW w:w="0" w:type="auto"/>
            <w:noWrap/>
            <w:hideMark/>
          </w:tcPr>
          <w:p w14:paraId="126ECF8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er-luc-bg1-4e2-agonist-p1</w:t>
            </w:r>
          </w:p>
        </w:tc>
        <w:tc>
          <w:tcPr>
            <w:tcW w:w="0" w:type="auto"/>
            <w:vMerge/>
            <w:noWrap/>
            <w:hideMark/>
          </w:tcPr>
          <w:p w14:paraId="401B62C0" w14:textId="1DDD4D0C"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75A8464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39BF1AC"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4 (4.44%)</w:t>
            </w:r>
          </w:p>
        </w:tc>
      </w:tr>
      <w:tr w:rsidR="007D476B" w:rsidRPr="007D476B" w14:paraId="3AC1EAB4" w14:textId="77777777" w:rsidTr="003E1807">
        <w:trPr>
          <w:trHeight w:val="339"/>
        </w:trPr>
        <w:tc>
          <w:tcPr>
            <w:tcW w:w="0" w:type="auto"/>
            <w:noWrap/>
            <w:hideMark/>
          </w:tcPr>
          <w:p w14:paraId="484D25B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er-luc-bg1-4e2-antagonist-p1</w:t>
            </w:r>
          </w:p>
        </w:tc>
        <w:tc>
          <w:tcPr>
            <w:tcW w:w="0" w:type="auto"/>
            <w:vMerge/>
            <w:noWrap/>
            <w:hideMark/>
          </w:tcPr>
          <w:p w14:paraId="52ABAB3A" w14:textId="3EF4678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ED4A53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ED2097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4E75765D" w14:textId="77777777" w:rsidTr="003E1807">
        <w:trPr>
          <w:trHeight w:val="339"/>
        </w:trPr>
        <w:tc>
          <w:tcPr>
            <w:tcW w:w="0" w:type="auto"/>
            <w:noWrap/>
            <w:hideMark/>
          </w:tcPr>
          <w:p w14:paraId="3C55D86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are-bla-p1</w:t>
            </w:r>
          </w:p>
        </w:tc>
        <w:tc>
          <w:tcPr>
            <w:tcW w:w="0" w:type="auto"/>
            <w:vMerge w:val="restart"/>
            <w:noWrap/>
            <w:vAlign w:val="center"/>
            <w:hideMark/>
          </w:tcPr>
          <w:p w14:paraId="445AC4AC" w14:textId="72BB7130"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 xml:space="preserve">Beta-Lactamase </w:t>
            </w:r>
            <w:r w:rsidR="00A04B7C">
              <w:rPr>
                <w:rFonts w:ascii="Helvetica" w:eastAsia="Times New Roman" w:hAnsi="Helvetica" w:cs="Times New Roman"/>
                <w:color w:val="000000"/>
                <w:kern w:val="0"/>
                <w:sz w:val="21"/>
                <w:szCs w:val="21"/>
                <w14:ligatures w14:val="none"/>
              </w:rPr>
              <w:t>(</w:t>
            </w:r>
            <w:r w:rsidRPr="007D476B">
              <w:rPr>
                <w:rFonts w:ascii="Helvetica" w:eastAsia="Times New Roman" w:hAnsi="Helvetica" w:cs="Times New Roman"/>
                <w:color w:val="000000"/>
                <w:kern w:val="0"/>
                <w:sz w:val="21"/>
                <w:szCs w:val="21"/>
                <w14:ligatures w14:val="none"/>
              </w:rPr>
              <w:t>Ratio</w:t>
            </w:r>
            <w:r w:rsidR="00A04B7C">
              <w:rPr>
                <w:rFonts w:ascii="Helvetica" w:eastAsia="Times New Roman" w:hAnsi="Helvetica" w:cs="Times New Roman"/>
                <w:color w:val="000000"/>
                <w:kern w:val="0"/>
                <w:sz w:val="21"/>
                <w:szCs w:val="21"/>
                <w14:ligatures w14:val="none"/>
              </w:rPr>
              <w:t>)</w:t>
            </w:r>
          </w:p>
        </w:tc>
        <w:tc>
          <w:tcPr>
            <w:tcW w:w="0" w:type="auto"/>
            <w:noWrap/>
            <w:hideMark/>
          </w:tcPr>
          <w:p w14:paraId="6937E69B" w14:textId="547FEC83"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w:t>
            </w:r>
            <w:r w:rsidR="00C179DE">
              <w:rPr>
                <w:rFonts w:ascii="Helvetica" w:eastAsia="Times New Roman" w:hAnsi="Helvetica" w:cs="Times New Roman"/>
                <w:color w:val="000000"/>
                <w:kern w:val="0"/>
                <w:sz w:val="21"/>
                <w:szCs w:val="21"/>
                <w14:ligatures w14:val="none"/>
              </w:rPr>
              <w:t>8</w:t>
            </w:r>
            <w:r w:rsidRPr="007D476B">
              <w:rPr>
                <w:rFonts w:ascii="Helvetica" w:eastAsia="Times New Roman" w:hAnsi="Helvetica" w:cs="Times New Roman"/>
                <w:color w:val="000000"/>
                <w:kern w:val="0"/>
                <w:sz w:val="21"/>
                <w:szCs w:val="21"/>
                <w14:ligatures w14:val="none"/>
              </w:rPr>
              <w:t xml:space="preserve"> (4</w:t>
            </w:r>
            <w:r w:rsidR="00C179DE">
              <w:rPr>
                <w:rFonts w:ascii="Helvetica" w:eastAsia="Times New Roman" w:hAnsi="Helvetica" w:cs="Times New Roman"/>
                <w:color w:val="000000"/>
                <w:kern w:val="0"/>
                <w:sz w:val="21"/>
                <w:szCs w:val="21"/>
                <w14:ligatures w14:val="none"/>
              </w:rPr>
              <w:t>2</w:t>
            </w:r>
            <w:r w:rsidRPr="007D476B">
              <w:rPr>
                <w:rFonts w:ascii="Helvetica" w:eastAsia="Times New Roman" w:hAnsi="Helvetica" w:cs="Times New Roman"/>
                <w:color w:val="000000"/>
                <w:kern w:val="0"/>
                <w:sz w:val="21"/>
                <w:szCs w:val="21"/>
                <w14:ligatures w14:val="none"/>
              </w:rPr>
              <w:t>.</w:t>
            </w:r>
            <w:r w:rsidR="00C179DE">
              <w:rPr>
                <w:rFonts w:ascii="Helvetica" w:eastAsia="Times New Roman" w:hAnsi="Helvetica" w:cs="Times New Roman"/>
                <w:color w:val="000000"/>
                <w:kern w:val="0"/>
                <w:sz w:val="21"/>
                <w:szCs w:val="21"/>
                <w14:ligatures w14:val="none"/>
              </w:rPr>
              <w:t>22</w:t>
            </w:r>
            <w:r w:rsidRPr="007D476B">
              <w:rPr>
                <w:rFonts w:ascii="Helvetica" w:eastAsia="Times New Roman" w:hAnsi="Helvetica" w:cs="Times New Roman"/>
                <w:color w:val="000000"/>
                <w:kern w:val="0"/>
                <w:sz w:val="21"/>
                <w:szCs w:val="21"/>
                <w14:ligatures w14:val="none"/>
              </w:rPr>
              <w:t>%)</w:t>
            </w:r>
          </w:p>
        </w:tc>
        <w:tc>
          <w:tcPr>
            <w:tcW w:w="0" w:type="auto"/>
            <w:noWrap/>
            <w:hideMark/>
          </w:tcPr>
          <w:p w14:paraId="2096A645" w14:textId="361ABE23" w:rsidR="007D476B" w:rsidRPr="007D476B" w:rsidRDefault="00C179DE" w:rsidP="00B655E3">
            <w:pPr>
              <w:rPr>
                <w:rFonts w:ascii="Helvetica" w:eastAsia="Times New Roman" w:hAnsi="Helvetica" w:cs="Times New Roman"/>
                <w:color w:val="000000"/>
                <w:kern w:val="0"/>
                <w:sz w:val="21"/>
                <w:szCs w:val="21"/>
                <w14:ligatures w14:val="none"/>
              </w:rPr>
            </w:pPr>
            <w:r>
              <w:rPr>
                <w:rFonts w:ascii="Helvetica" w:eastAsia="Times New Roman" w:hAnsi="Helvetica" w:cs="Times New Roman"/>
                <w:color w:val="000000"/>
                <w:kern w:val="0"/>
                <w:sz w:val="21"/>
                <w:szCs w:val="21"/>
                <w14:ligatures w14:val="none"/>
              </w:rPr>
              <w:t>3</w:t>
            </w:r>
            <w:r w:rsidR="007D476B" w:rsidRPr="007D476B">
              <w:rPr>
                <w:rFonts w:ascii="Helvetica" w:eastAsia="Times New Roman" w:hAnsi="Helvetica" w:cs="Times New Roman"/>
                <w:color w:val="000000"/>
                <w:kern w:val="0"/>
                <w:sz w:val="21"/>
                <w:szCs w:val="21"/>
                <w14:ligatures w14:val="none"/>
              </w:rPr>
              <w:t xml:space="preserve"> (</w:t>
            </w:r>
            <w:r>
              <w:rPr>
                <w:rFonts w:ascii="Helvetica" w:eastAsia="Times New Roman" w:hAnsi="Helvetica" w:cs="Times New Roman"/>
                <w:color w:val="000000"/>
                <w:kern w:val="0"/>
                <w:sz w:val="21"/>
                <w:szCs w:val="21"/>
                <w14:ligatures w14:val="none"/>
              </w:rPr>
              <w:t>3</w:t>
            </w:r>
            <w:r w:rsidR="007D476B" w:rsidRPr="007D476B">
              <w:rPr>
                <w:rFonts w:ascii="Helvetica" w:eastAsia="Times New Roman" w:hAnsi="Helvetica" w:cs="Times New Roman"/>
                <w:color w:val="000000"/>
                <w:kern w:val="0"/>
                <w:sz w:val="21"/>
                <w:szCs w:val="21"/>
                <w14:ligatures w14:val="none"/>
              </w:rPr>
              <w:t>.</w:t>
            </w:r>
            <w:r w:rsidR="009C651D">
              <w:rPr>
                <w:rFonts w:ascii="Helvetica" w:eastAsia="Times New Roman" w:hAnsi="Helvetica" w:cs="Times New Roman"/>
                <w:color w:val="000000"/>
                <w:kern w:val="0"/>
                <w:sz w:val="21"/>
                <w:szCs w:val="21"/>
                <w14:ligatures w14:val="none"/>
              </w:rPr>
              <w:t>33</w:t>
            </w:r>
            <w:r w:rsidR="007D476B" w:rsidRPr="007D476B">
              <w:rPr>
                <w:rFonts w:ascii="Helvetica" w:eastAsia="Times New Roman" w:hAnsi="Helvetica" w:cs="Times New Roman"/>
                <w:color w:val="000000"/>
                <w:kern w:val="0"/>
                <w:sz w:val="21"/>
                <w:szCs w:val="21"/>
                <w14:ligatures w14:val="none"/>
              </w:rPr>
              <w:t>%)</w:t>
            </w:r>
          </w:p>
        </w:tc>
      </w:tr>
      <w:tr w:rsidR="007D476B" w:rsidRPr="007D476B" w14:paraId="357B0674" w14:textId="77777777" w:rsidTr="003E1807">
        <w:trPr>
          <w:trHeight w:val="339"/>
        </w:trPr>
        <w:tc>
          <w:tcPr>
            <w:tcW w:w="0" w:type="auto"/>
            <w:noWrap/>
            <w:hideMark/>
          </w:tcPr>
          <w:p w14:paraId="0B4AAAB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lastRenderedPageBreak/>
              <w:t>hse-bla-p1</w:t>
            </w:r>
          </w:p>
        </w:tc>
        <w:tc>
          <w:tcPr>
            <w:tcW w:w="0" w:type="auto"/>
            <w:vMerge/>
            <w:noWrap/>
            <w:hideMark/>
          </w:tcPr>
          <w:p w14:paraId="4A83517F" w14:textId="38CF8D31"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2ADA3F05"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4 (4.44%)</w:t>
            </w:r>
          </w:p>
        </w:tc>
        <w:tc>
          <w:tcPr>
            <w:tcW w:w="0" w:type="auto"/>
            <w:noWrap/>
            <w:hideMark/>
          </w:tcPr>
          <w:p w14:paraId="11B05A0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4F2CED4B" w14:textId="77777777" w:rsidTr="003E1807">
        <w:trPr>
          <w:trHeight w:val="339"/>
        </w:trPr>
        <w:tc>
          <w:tcPr>
            <w:tcW w:w="0" w:type="auto"/>
            <w:noWrap/>
            <w:hideMark/>
          </w:tcPr>
          <w:p w14:paraId="4BB35B4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mmp-p1</w:t>
            </w:r>
          </w:p>
        </w:tc>
        <w:tc>
          <w:tcPr>
            <w:tcW w:w="0" w:type="auto"/>
            <w:vMerge/>
            <w:noWrap/>
            <w:hideMark/>
          </w:tcPr>
          <w:p w14:paraId="3AC22D34" w14:textId="100D4D09"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464CFF6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23 (25.56%)</w:t>
            </w:r>
          </w:p>
        </w:tc>
        <w:tc>
          <w:tcPr>
            <w:tcW w:w="0" w:type="auto"/>
            <w:noWrap/>
            <w:hideMark/>
          </w:tcPr>
          <w:p w14:paraId="12EDFDC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24668F0E" w14:textId="77777777" w:rsidTr="003E1807">
        <w:trPr>
          <w:trHeight w:val="339"/>
        </w:trPr>
        <w:tc>
          <w:tcPr>
            <w:tcW w:w="0" w:type="auto"/>
            <w:noWrap/>
            <w:hideMark/>
          </w:tcPr>
          <w:p w14:paraId="09982CB8"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p53-bla-p1</w:t>
            </w:r>
          </w:p>
        </w:tc>
        <w:tc>
          <w:tcPr>
            <w:tcW w:w="0" w:type="auto"/>
            <w:vMerge/>
            <w:noWrap/>
            <w:hideMark/>
          </w:tcPr>
          <w:p w14:paraId="2DF8337C" w14:textId="49AF880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25DBEF1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6 (6.67%)</w:t>
            </w:r>
          </w:p>
        </w:tc>
        <w:tc>
          <w:tcPr>
            <w:tcW w:w="0" w:type="auto"/>
            <w:noWrap/>
            <w:hideMark/>
          </w:tcPr>
          <w:p w14:paraId="016F42E9"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2E0C0530" w14:textId="77777777" w:rsidTr="003E1807">
        <w:trPr>
          <w:trHeight w:val="339"/>
        </w:trPr>
        <w:tc>
          <w:tcPr>
            <w:tcW w:w="0" w:type="auto"/>
            <w:noWrap/>
            <w:hideMark/>
          </w:tcPr>
          <w:p w14:paraId="0D8ADE9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pparg-bla-agonist-p1</w:t>
            </w:r>
          </w:p>
        </w:tc>
        <w:tc>
          <w:tcPr>
            <w:tcW w:w="0" w:type="auto"/>
            <w:vMerge/>
            <w:noWrap/>
            <w:hideMark/>
          </w:tcPr>
          <w:p w14:paraId="2389DEF2" w14:textId="496A5F52"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7B3ABFD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 (2.22%)</w:t>
            </w:r>
          </w:p>
        </w:tc>
        <w:tc>
          <w:tcPr>
            <w:tcW w:w="0" w:type="auto"/>
            <w:noWrap/>
            <w:hideMark/>
          </w:tcPr>
          <w:p w14:paraId="17DDAB94"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6126F63A" w14:textId="77777777" w:rsidTr="003E1807">
        <w:trPr>
          <w:trHeight w:val="339"/>
        </w:trPr>
        <w:tc>
          <w:tcPr>
            <w:tcW w:w="0" w:type="auto"/>
            <w:noWrap/>
            <w:hideMark/>
          </w:tcPr>
          <w:p w14:paraId="1E2FD3AA"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pparg-bla-antagonist-p1</w:t>
            </w:r>
          </w:p>
        </w:tc>
        <w:tc>
          <w:tcPr>
            <w:tcW w:w="0" w:type="auto"/>
            <w:vMerge/>
            <w:noWrap/>
            <w:hideMark/>
          </w:tcPr>
          <w:p w14:paraId="2BD7D057" w14:textId="36E4A58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1605A3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6 (6.67%)</w:t>
            </w:r>
          </w:p>
        </w:tc>
        <w:tc>
          <w:tcPr>
            <w:tcW w:w="0" w:type="auto"/>
            <w:noWrap/>
            <w:hideMark/>
          </w:tcPr>
          <w:p w14:paraId="3870F9A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r>
    </w:tbl>
    <w:p w14:paraId="43E2E756" w14:textId="77777777" w:rsidR="00D609AB" w:rsidRDefault="00D609AB" w:rsidP="00B655E3">
      <w:pPr>
        <w:spacing w:line="240" w:lineRule="auto"/>
      </w:pPr>
    </w:p>
    <w:p w14:paraId="17EE07A0" w14:textId="4B862F1F" w:rsidR="005F45A3" w:rsidRDefault="002103C2" w:rsidP="00B655E3">
      <w:pPr>
        <w:spacing w:line="240" w:lineRule="auto"/>
      </w:pPr>
      <w:r w:rsidRPr="003E1807">
        <w:rPr>
          <w:b/>
          <w:bCs/>
        </w:rPr>
        <w:t>Table 2</w:t>
      </w:r>
      <w:r>
        <w:t xml:space="preserve">: Count of hormetic curves by assay.  The antioxidant response element assay (ARE) showed the greatest count and percent of results with hormesis. The viability column represents a secondary assay performed with each primary assay cell type to measure cell death.  The viability results do not correlate strongly with the assay results. </w:t>
      </w:r>
    </w:p>
    <w:p w14:paraId="2963C466" w14:textId="77777777" w:rsidR="005F45A3" w:rsidRDefault="005F45A3" w:rsidP="00B655E3">
      <w:pPr>
        <w:spacing w:line="240" w:lineRule="auto"/>
      </w:pPr>
    </w:p>
    <w:p w14:paraId="79C664EC" w14:textId="77777777" w:rsidR="002103C2" w:rsidRDefault="002103C2" w:rsidP="00B655E3">
      <w:pPr>
        <w:spacing w:line="240" w:lineRule="auto"/>
      </w:pPr>
    </w:p>
    <w:tbl>
      <w:tblPr>
        <w:tblStyle w:val="TableGrid"/>
        <w:tblW w:w="10018" w:type="dxa"/>
        <w:tblLook w:val="04A0" w:firstRow="1" w:lastRow="0" w:firstColumn="1" w:lastColumn="0" w:noHBand="0" w:noVBand="1"/>
      </w:tblPr>
      <w:tblGrid>
        <w:gridCol w:w="1900"/>
        <w:gridCol w:w="1353"/>
        <w:gridCol w:w="1353"/>
        <w:gridCol w:w="1353"/>
        <w:gridCol w:w="1353"/>
        <w:gridCol w:w="1353"/>
        <w:gridCol w:w="1353"/>
      </w:tblGrid>
      <w:tr w:rsidR="002103C2" w:rsidRPr="002103C2" w14:paraId="71451079" w14:textId="77777777" w:rsidTr="002103C2">
        <w:trPr>
          <w:trHeight w:val="360"/>
        </w:trPr>
        <w:tc>
          <w:tcPr>
            <w:tcW w:w="0" w:type="auto"/>
            <w:noWrap/>
            <w:hideMark/>
          </w:tcPr>
          <w:p w14:paraId="4BA360D0" w14:textId="2CCAD58F"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Assay</w:t>
            </w:r>
            <w:r>
              <w:rPr>
                <w:rFonts w:ascii="Helvetica Neue" w:eastAsia="Times New Roman" w:hAnsi="Helvetica Neue" w:cs="Times New Roman"/>
                <w:b/>
                <w:bCs/>
                <w:color w:val="000000"/>
                <w:kern w:val="0"/>
                <w:sz w:val="21"/>
                <w:szCs w:val="21"/>
                <w14:ligatures w14:val="none"/>
              </w:rPr>
              <w:t xml:space="preserve"> </w:t>
            </w:r>
            <w:r w:rsidRPr="002103C2">
              <w:rPr>
                <w:rFonts w:ascii="Helvetica Neue" w:eastAsia="Times New Roman" w:hAnsi="Helvetica Neue" w:cs="Times New Roman"/>
                <w:color w:val="000000"/>
                <w:kern w:val="0"/>
                <w:sz w:val="21"/>
                <w:szCs w:val="21"/>
                <w14:ligatures w14:val="none"/>
              </w:rPr>
              <w:t>(rt-viability</w:t>
            </w:r>
            <w:r>
              <w:rPr>
                <w:rFonts w:ascii="Helvetica Neue" w:eastAsia="Times New Roman" w:hAnsi="Helvetica Neue" w:cs="Times New Roman"/>
                <w:color w:val="000000"/>
                <w:kern w:val="0"/>
                <w:sz w:val="21"/>
                <w:szCs w:val="21"/>
                <w14:ligatures w14:val="none"/>
              </w:rPr>
              <w:t>)</w:t>
            </w:r>
          </w:p>
        </w:tc>
        <w:tc>
          <w:tcPr>
            <w:tcW w:w="0" w:type="auto"/>
            <w:noWrap/>
            <w:hideMark/>
          </w:tcPr>
          <w:p w14:paraId="55C5DE35"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0h</w:t>
            </w:r>
          </w:p>
        </w:tc>
        <w:tc>
          <w:tcPr>
            <w:tcW w:w="0" w:type="auto"/>
          </w:tcPr>
          <w:p w14:paraId="2593A185" w14:textId="5FAA4F73"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8h</w:t>
            </w:r>
          </w:p>
        </w:tc>
        <w:tc>
          <w:tcPr>
            <w:tcW w:w="0" w:type="auto"/>
            <w:noWrap/>
            <w:hideMark/>
          </w:tcPr>
          <w:p w14:paraId="22EA7E82" w14:textId="32F61515"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16h</w:t>
            </w:r>
          </w:p>
        </w:tc>
        <w:tc>
          <w:tcPr>
            <w:tcW w:w="0" w:type="auto"/>
            <w:noWrap/>
            <w:hideMark/>
          </w:tcPr>
          <w:p w14:paraId="1904003E"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24h</w:t>
            </w:r>
          </w:p>
        </w:tc>
        <w:tc>
          <w:tcPr>
            <w:tcW w:w="0" w:type="auto"/>
            <w:noWrap/>
            <w:hideMark/>
          </w:tcPr>
          <w:p w14:paraId="498A1B25"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32h</w:t>
            </w:r>
          </w:p>
        </w:tc>
        <w:tc>
          <w:tcPr>
            <w:tcW w:w="0" w:type="auto"/>
            <w:noWrap/>
            <w:hideMark/>
          </w:tcPr>
          <w:p w14:paraId="5240455D"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40h</w:t>
            </w:r>
          </w:p>
        </w:tc>
      </w:tr>
      <w:tr w:rsidR="002103C2" w:rsidRPr="002103C2" w14:paraId="772238CB" w14:textId="77777777" w:rsidTr="002103C2">
        <w:trPr>
          <w:trHeight w:val="360"/>
        </w:trPr>
        <w:tc>
          <w:tcPr>
            <w:tcW w:w="0" w:type="auto"/>
            <w:noWrap/>
            <w:hideMark/>
          </w:tcPr>
          <w:p w14:paraId="0195EF3E" w14:textId="6189E699"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hek293-flor-p1</w:t>
            </w:r>
          </w:p>
        </w:tc>
        <w:tc>
          <w:tcPr>
            <w:tcW w:w="0" w:type="auto"/>
            <w:noWrap/>
            <w:hideMark/>
          </w:tcPr>
          <w:p w14:paraId="7007C59C"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tcPr>
          <w:p w14:paraId="6D97ED8F" w14:textId="23B6CF96"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7534D254" w14:textId="2BA82B75"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0675D209"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71075DF0"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11 (12.22%)</w:t>
            </w:r>
          </w:p>
        </w:tc>
        <w:tc>
          <w:tcPr>
            <w:tcW w:w="0" w:type="auto"/>
            <w:noWrap/>
            <w:hideMark/>
          </w:tcPr>
          <w:p w14:paraId="42ABA2A5"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13 (14.44%)</w:t>
            </w:r>
          </w:p>
        </w:tc>
      </w:tr>
      <w:tr w:rsidR="002103C2" w:rsidRPr="002103C2" w14:paraId="4A7099F5" w14:textId="77777777" w:rsidTr="002103C2">
        <w:trPr>
          <w:trHeight w:val="360"/>
        </w:trPr>
        <w:tc>
          <w:tcPr>
            <w:tcW w:w="0" w:type="auto"/>
            <w:noWrap/>
            <w:hideMark/>
          </w:tcPr>
          <w:p w14:paraId="76E9BD0D" w14:textId="1841AD29"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hek293-glo-p1</w:t>
            </w:r>
          </w:p>
        </w:tc>
        <w:tc>
          <w:tcPr>
            <w:tcW w:w="0" w:type="auto"/>
            <w:noWrap/>
            <w:hideMark/>
          </w:tcPr>
          <w:p w14:paraId="00069EED"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7 (7.78%)</w:t>
            </w:r>
          </w:p>
        </w:tc>
        <w:tc>
          <w:tcPr>
            <w:tcW w:w="0" w:type="auto"/>
          </w:tcPr>
          <w:p w14:paraId="1B365FD6" w14:textId="37467B0B"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190B9FAD" w14:textId="788180C8"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6DF95E74" w14:textId="68606EF6"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w:t>
            </w:r>
            <w:r w:rsidR="00EA7367">
              <w:rPr>
                <w:rFonts w:ascii="Helvetica Neue" w:eastAsia="Times New Roman" w:hAnsi="Helvetica Neue" w:cs="Times New Roman"/>
                <w:color w:val="000000"/>
                <w:kern w:val="0"/>
                <w:sz w:val="21"/>
                <w:szCs w:val="21"/>
                <w14:ligatures w14:val="none"/>
              </w:rPr>
              <w:t>6</w:t>
            </w:r>
            <w:r w:rsidRPr="002103C2">
              <w:rPr>
                <w:rFonts w:ascii="Helvetica Neue" w:eastAsia="Times New Roman" w:hAnsi="Helvetica Neue" w:cs="Times New Roman"/>
                <w:color w:val="000000"/>
                <w:kern w:val="0"/>
                <w:sz w:val="21"/>
                <w:szCs w:val="21"/>
                <w14:ligatures w14:val="none"/>
              </w:rPr>
              <w:t xml:space="preserve"> (1</w:t>
            </w:r>
            <w:r w:rsidR="00EA7367">
              <w:rPr>
                <w:rFonts w:ascii="Helvetica Neue" w:eastAsia="Times New Roman" w:hAnsi="Helvetica Neue" w:cs="Times New Roman"/>
                <w:color w:val="000000"/>
                <w:kern w:val="0"/>
                <w:sz w:val="21"/>
                <w:szCs w:val="21"/>
                <w14:ligatures w14:val="none"/>
              </w:rPr>
              <w:t>6</w:t>
            </w:r>
            <w:r w:rsidRPr="002103C2">
              <w:rPr>
                <w:rFonts w:ascii="Helvetica Neue" w:eastAsia="Times New Roman" w:hAnsi="Helvetica Neue" w:cs="Times New Roman"/>
                <w:color w:val="000000"/>
                <w:kern w:val="0"/>
                <w:sz w:val="21"/>
                <w:szCs w:val="21"/>
                <w14:ligatures w14:val="none"/>
              </w:rPr>
              <w:t>.</w:t>
            </w:r>
            <w:r w:rsidR="00EA7367">
              <w:rPr>
                <w:rFonts w:ascii="Helvetica Neue" w:eastAsia="Times New Roman" w:hAnsi="Helvetica Neue" w:cs="Times New Roman"/>
                <w:color w:val="000000"/>
                <w:kern w:val="0"/>
                <w:sz w:val="21"/>
                <w:szCs w:val="21"/>
                <w14:ligatures w14:val="none"/>
              </w:rPr>
              <w:t>67</w:t>
            </w:r>
            <w:r w:rsidRPr="002103C2">
              <w:rPr>
                <w:rFonts w:ascii="Helvetica Neue" w:eastAsia="Times New Roman" w:hAnsi="Helvetica Neue" w:cs="Times New Roman"/>
                <w:color w:val="000000"/>
                <w:kern w:val="0"/>
                <w:sz w:val="21"/>
                <w:szCs w:val="21"/>
                <w14:ligatures w14:val="none"/>
              </w:rPr>
              <w:t>%)</w:t>
            </w:r>
          </w:p>
        </w:tc>
        <w:tc>
          <w:tcPr>
            <w:tcW w:w="0" w:type="auto"/>
            <w:noWrap/>
            <w:hideMark/>
          </w:tcPr>
          <w:p w14:paraId="12A96EE4"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16 (17.78%)</w:t>
            </w:r>
          </w:p>
        </w:tc>
        <w:tc>
          <w:tcPr>
            <w:tcW w:w="0" w:type="auto"/>
            <w:noWrap/>
            <w:hideMark/>
          </w:tcPr>
          <w:p w14:paraId="090FCD90"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19 (21.11%)</w:t>
            </w:r>
          </w:p>
        </w:tc>
      </w:tr>
      <w:tr w:rsidR="002103C2" w:rsidRPr="002103C2" w14:paraId="22EA1E47" w14:textId="77777777" w:rsidTr="002103C2">
        <w:trPr>
          <w:trHeight w:val="360"/>
        </w:trPr>
        <w:tc>
          <w:tcPr>
            <w:tcW w:w="0" w:type="auto"/>
            <w:noWrap/>
            <w:hideMark/>
          </w:tcPr>
          <w:p w14:paraId="5CCF1EE0" w14:textId="15411614"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hepg2-flor-p1</w:t>
            </w:r>
          </w:p>
        </w:tc>
        <w:tc>
          <w:tcPr>
            <w:tcW w:w="0" w:type="auto"/>
            <w:noWrap/>
            <w:hideMark/>
          </w:tcPr>
          <w:p w14:paraId="10E04D2C"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tcPr>
          <w:p w14:paraId="031C9600" w14:textId="25EB2EC3"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07FD43A4" w14:textId="10074CDE"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1A1895F7"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12 (13.33%)</w:t>
            </w:r>
          </w:p>
        </w:tc>
        <w:tc>
          <w:tcPr>
            <w:tcW w:w="0" w:type="auto"/>
            <w:noWrap/>
            <w:hideMark/>
          </w:tcPr>
          <w:p w14:paraId="3C3DDEB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12 (13.33%)</w:t>
            </w:r>
          </w:p>
        </w:tc>
        <w:tc>
          <w:tcPr>
            <w:tcW w:w="0" w:type="auto"/>
            <w:noWrap/>
            <w:hideMark/>
          </w:tcPr>
          <w:p w14:paraId="2C964FAD"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r>
      <w:tr w:rsidR="002103C2" w:rsidRPr="002103C2" w14:paraId="701A149C" w14:textId="77777777" w:rsidTr="002103C2">
        <w:trPr>
          <w:trHeight w:val="360"/>
        </w:trPr>
        <w:tc>
          <w:tcPr>
            <w:tcW w:w="0" w:type="auto"/>
            <w:noWrap/>
            <w:hideMark/>
          </w:tcPr>
          <w:p w14:paraId="0A985613" w14:textId="7CF8BCA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hepg2-glo-p1</w:t>
            </w:r>
          </w:p>
        </w:tc>
        <w:tc>
          <w:tcPr>
            <w:tcW w:w="0" w:type="auto"/>
            <w:noWrap/>
            <w:hideMark/>
          </w:tcPr>
          <w:p w14:paraId="112AC6EF"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34 (37.78%)</w:t>
            </w:r>
          </w:p>
        </w:tc>
        <w:tc>
          <w:tcPr>
            <w:tcW w:w="0" w:type="auto"/>
          </w:tcPr>
          <w:p w14:paraId="4960D144" w14:textId="4A6DB98B"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14 (15.56%)</w:t>
            </w:r>
          </w:p>
        </w:tc>
        <w:tc>
          <w:tcPr>
            <w:tcW w:w="0" w:type="auto"/>
            <w:noWrap/>
            <w:hideMark/>
          </w:tcPr>
          <w:p w14:paraId="311E82DC" w14:textId="7AB33E0F"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16 (17.78%)</w:t>
            </w:r>
          </w:p>
        </w:tc>
        <w:tc>
          <w:tcPr>
            <w:tcW w:w="0" w:type="auto"/>
            <w:noWrap/>
            <w:hideMark/>
          </w:tcPr>
          <w:p w14:paraId="7A8F090F"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18 (20%)</w:t>
            </w:r>
          </w:p>
        </w:tc>
        <w:tc>
          <w:tcPr>
            <w:tcW w:w="0" w:type="auto"/>
            <w:noWrap/>
            <w:hideMark/>
          </w:tcPr>
          <w:p w14:paraId="5C5B8E2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11 (12.22%)</w:t>
            </w:r>
          </w:p>
        </w:tc>
        <w:tc>
          <w:tcPr>
            <w:tcW w:w="0" w:type="auto"/>
            <w:noWrap/>
            <w:hideMark/>
          </w:tcPr>
          <w:p w14:paraId="3F69DBE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6 (6.67%)</w:t>
            </w:r>
          </w:p>
        </w:tc>
      </w:tr>
    </w:tbl>
    <w:p w14:paraId="57B0B263" w14:textId="77777777" w:rsidR="002103C2" w:rsidRDefault="002103C2" w:rsidP="00B655E3">
      <w:pPr>
        <w:spacing w:line="240" w:lineRule="auto"/>
      </w:pPr>
    </w:p>
    <w:p w14:paraId="30F3CB3D" w14:textId="0D0D578B" w:rsidR="002103C2" w:rsidRDefault="002103C2" w:rsidP="00B655E3">
      <w:pPr>
        <w:spacing w:line="240" w:lineRule="auto"/>
      </w:pPr>
      <w:r w:rsidRPr="003E1807">
        <w:rPr>
          <w:b/>
          <w:bCs/>
        </w:rPr>
        <w:t>Table 3:</w:t>
      </w:r>
      <w:r>
        <w:t xml:space="preserve">  Count of hormetic curves by time course assays.  The cells were treated then assayed after the time specified.</w:t>
      </w:r>
      <w:r w:rsidR="00FF6CC1">
        <w:t xml:space="preserve">  Finding hormesis in these curves means there is a J-shaped curve with respect to dose for the given time point, rather than a J-shaped curve over the time period.  </w:t>
      </w:r>
    </w:p>
    <w:p w14:paraId="04B8BE27" w14:textId="77777777" w:rsidR="005F45A3" w:rsidRDefault="005F45A3" w:rsidP="00B655E3">
      <w:pPr>
        <w:spacing w:line="240" w:lineRule="auto"/>
      </w:pPr>
    </w:p>
    <w:p w14:paraId="2745BB78" w14:textId="33744B98" w:rsidR="007604E8" w:rsidRDefault="007604E8" w:rsidP="00B655E3">
      <w:pPr>
        <w:spacing w:line="240" w:lineRule="auto"/>
      </w:pPr>
      <w:r>
        <w:t xml:space="preserve">Turmeric occurred most often as a hormetic chemical.  </w:t>
      </w:r>
      <w:r w:rsidR="00667547">
        <w:t>In addition to the time</w:t>
      </w:r>
      <w:ins w:id="143" w:author="Jin, Ying (NIH/NIEHS) [F]" w:date="2026-01-22T16:23:00Z" w16du:dateUtc="2026-01-22T21:23:00Z">
        <w:r w:rsidR="00D708E7">
          <w:t xml:space="preserve"> </w:t>
        </w:r>
      </w:ins>
      <w:r w:rsidR="00667547">
        <w:t>course viability assays, there was hormetic activity for the androgen and aromatase assays.</w:t>
      </w:r>
    </w:p>
    <w:p w14:paraId="0452FA4A" w14:textId="4181E758" w:rsidR="007604E8" w:rsidRDefault="007604E8" w:rsidP="00B655E3">
      <w:pPr>
        <w:spacing w:line="240" w:lineRule="auto"/>
      </w:pPr>
      <w:r>
        <w:t>Quercetin</w:t>
      </w:r>
      <w:r w:rsidR="005D3F76">
        <w:t>,a  flavonoid found in onions and kale and capers</w:t>
      </w:r>
      <w:r w:rsidR="00B41A94">
        <w:t xml:space="preserve"> from the gingko botanical group</w:t>
      </w:r>
      <w:r w:rsidR="005D3F76">
        <w:t xml:space="preserve">, </w:t>
      </w:r>
      <w:r>
        <w:t xml:space="preserve">showed the </w:t>
      </w:r>
      <w:r w:rsidR="00B41A94">
        <w:t xml:space="preserve">next </w:t>
      </w:r>
      <w:r>
        <w:t xml:space="preserve">greatest </w:t>
      </w:r>
      <w:r w:rsidR="00B41A94">
        <w:t>activity for hormesis</w:t>
      </w:r>
      <w:r>
        <w:t>.</w:t>
      </w:r>
      <w:r w:rsidR="00B41A94">
        <w:t xml:space="preserve">  Similar to turmeric, there were many hits for timecourse viability, aromatase, ARE, </w:t>
      </w:r>
      <w:r>
        <w:t xml:space="preserve"> </w:t>
      </w:r>
      <w:r w:rsidR="005D3F76">
        <w:t>and AR, but also ELG</w:t>
      </w:r>
      <w:r>
        <w:t xml:space="preserve">.  </w:t>
      </w:r>
    </w:p>
    <w:p w14:paraId="558E645C" w14:textId="1FAB774E" w:rsidR="00B41A94" w:rsidRDefault="00B41A94" w:rsidP="00B655E3">
      <w:pPr>
        <w:spacing w:line="240" w:lineRule="auto"/>
      </w:pPr>
      <w:r>
        <w:t>The heatmap and tables provide summary views of the hormetic tests but do not allow us to compare the strength of the signals revealed by the SHARP test</w:t>
      </w:r>
      <w:commentRangeStart w:id="144"/>
      <w:r>
        <w:t>.  I</w:t>
      </w:r>
      <w:commentRangeStart w:id="145"/>
      <w:r>
        <w:t xml:space="preserve">nstead, we provide a </w:t>
      </w:r>
      <w:r w:rsidR="003E1807">
        <w:t xml:space="preserve">novel </w:t>
      </w:r>
      <w:r>
        <w:t>four-way p-value plot that shows the actual test statistics from the method.</w:t>
      </w:r>
      <w:r w:rsidR="003E1807">
        <w:t xml:space="preserve"> </w:t>
      </w:r>
      <w:commentRangeEnd w:id="145"/>
      <w:r w:rsidR="000D35EA">
        <w:rPr>
          <w:rStyle w:val="CommentReference"/>
          <w:sz w:val="24"/>
          <w:szCs w:val="24"/>
        </w:rPr>
        <w:commentReference w:id="145"/>
      </w:r>
      <w:r w:rsidR="003E1807">
        <w:t xml:space="preserve"> </w:t>
      </w:r>
      <w:commentRangeEnd w:id="144"/>
      <w:r w:rsidR="00700499">
        <w:rPr>
          <w:rStyle w:val="CommentReference"/>
          <w:sz w:val="24"/>
          <w:szCs w:val="24"/>
        </w:rPr>
        <w:commentReference w:id="144"/>
      </w:r>
      <w:r w:rsidR="003E1807">
        <w:t xml:space="preserve">In figure 2 below, we illustrate the ARE assay results, showing the high frequency of convex increasing dose responses but also the relative strength (top left corner) or ambiguity (points on the dotted lines) of the shape classification.  </w:t>
      </w:r>
      <w:r>
        <w:t xml:space="preserve">   </w:t>
      </w:r>
    </w:p>
    <w:p w14:paraId="500F7D17" w14:textId="77777777" w:rsidR="00B41A94" w:rsidRDefault="00B41A94" w:rsidP="00B655E3">
      <w:pPr>
        <w:spacing w:line="240" w:lineRule="auto"/>
      </w:pPr>
    </w:p>
    <w:p w14:paraId="69F0AE60" w14:textId="7D82289A" w:rsidR="00B41A94" w:rsidRDefault="001363AC" w:rsidP="00B655E3">
      <w:pPr>
        <w:spacing w:line="240" w:lineRule="auto"/>
      </w:pPr>
      <w:r>
        <w:rPr>
          <w:noProof/>
        </w:rPr>
        <w:lastRenderedPageBreak/>
        <w:drawing>
          <wp:inline distT="0" distB="0" distL="0" distR="0" wp14:anchorId="055CA571" wp14:editId="24B7B5AE">
            <wp:extent cx="5943600" cy="4754880"/>
            <wp:effectExtent l="0" t="0" r="0" b="0"/>
            <wp:docPr id="1513439609" name="Picture 2"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39609" name="Picture 2" descr="Chart, scatter 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A5012AA" w14:textId="18602991" w:rsidR="00B41A94" w:rsidRDefault="00B41A94" w:rsidP="003E1807">
      <w:pPr>
        <w:spacing w:line="240" w:lineRule="auto"/>
        <w:jc w:val="center"/>
      </w:pPr>
    </w:p>
    <w:p w14:paraId="3FD9FA36" w14:textId="6AA13227" w:rsidR="005F45A3" w:rsidRPr="003E1807" w:rsidRDefault="003E1807" w:rsidP="00B655E3">
      <w:pPr>
        <w:spacing w:line="240" w:lineRule="auto"/>
        <w:rPr>
          <w:bCs/>
        </w:rPr>
      </w:pPr>
      <w:r w:rsidRPr="003E1807">
        <w:rPr>
          <w:b/>
        </w:rPr>
        <w:t>Figure 2</w:t>
      </w:r>
      <w:r>
        <w:rPr>
          <w:b/>
        </w:rPr>
        <w:t>:</w:t>
      </w:r>
      <w:r>
        <w:rPr>
          <w:bCs/>
        </w:rPr>
        <w:t xml:space="preserve"> Shape P-value plot.  Results across all shape statistics are plotted simultaneously, with the dotted line representing significance.  The origin here represents </w:t>
      </w:r>
      <w:r w:rsidR="002B1E33">
        <w:rPr>
          <w:bCs/>
        </w:rPr>
        <w:t xml:space="preserve">a pvalue of 1 and the dotted lines intersect each axis at 0.05.  The axis is linearly scaled so that the outer region corresponds to pvalues between (0, 0.05) and the inner box corresponds to (0.05, 1).  </w:t>
      </w:r>
      <w:r>
        <w:rPr>
          <w:bCs/>
        </w:rPr>
        <w:t xml:space="preserve">Since a shape cannot be both increasing and decreasing or concave and convex, only half a plane is needed for each p-value. </w:t>
      </w:r>
    </w:p>
    <w:p w14:paraId="3176C1A8" w14:textId="36CA422D" w:rsidR="007604E8" w:rsidRDefault="007604E8" w:rsidP="00B655E3">
      <w:pPr>
        <w:spacing w:line="240" w:lineRule="auto"/>
      </w:pPr>
    </w:p>
    <w:p w14:paraId="279A8F66" w14:textId="77777777" w:rsidR="00E03977" w:rsidRDefault="00E03977" w:rsidP="00B655E3">
      <w:pPr>
        <w:spacing w:line="240" w:lineRule="auto"/>
      </w:pPr>
    </w:p>
    <w:p w14:paraId="440DA667" w14:textId="79A81CBC" w:rsidR="007604E8" w:rsidRDefault="007604E8" w:rsidP="00B655E3">
      <w:pPr>
        <w:pStyle w:val="Heading3"/>
        <w:spacing w:line="240" w:lineRule="auto"/>
      </w:pPr>
      <w:r>
        <w:t>Potential Hormetic curves</w:t>
      </w:r>
    </w:p>
    <w:p w14:paraId="22FF5DD4" w14:textId="6032C0C2" w:rsidR="007604E8" w:rsidRDefault="00E66F05" w:rsidP="00B655E3">
      <w:pPr>
        <w:spacing w:line="240" w:lineRule="auto"/>
      </w:pPr>
      <w:r>
        <w:t xml:space="preserve">In the heatmap shown in figure 1, hormetic assays are often surrounded by U-shaped or monotone assays.  </w:t>
      </w:r>
      <w:r w:rsidR="001B7099">
        <w:t>For example, the a</w:t>
      </w:r>
      <w:r w:rsidR="00CE2935">
        <w:t xml:space="preserve">romatase </w:t>
      </w:r>
      <w:r w:rsidR="001B7099">
        <w:t xml:space="preserve">assays for goldenseal and turmeric show clusters of U-shaped and hormetic dose responses.  As illustrated in figure </w:t>
      </w:r>
      <w:r w:rsidR="00A04B7C">
        <w:t>3</w:t>
      </w:r>
      <w:r w:rsidR="001B7099">
        <w:t xml:space="preserve"> below, the U-shaped curves could be revealed as hormetic dose responses with higher doses.  Similarly, the aromatase assay for kava kava shows a cluster of hormetic curves mixed with </w:t>
      </w:r>
      <w:r w:rsidR="001B7099">
        <w:lastRenderedPageBreak/>
        <w:t xml:space="preserve">monotone curves that could be hormetic with more tested doses </w:t>
      </w:r>
      <w:r w:rsidR="00AB2015">
        <w:t>on the lower end</w:t>
      </w:r>
      <w:r w:rsidR="00615674">
        <w:t xml:space="preserve">. </w:t>
      </w:r>
      <w:r w:rsidR="00596768">
        <w:t>Another example is the timecourse assay for kidney cells, hek293-glo.  Looking across all botanicals, there is a trend of J-shaped curves</w:t>
      </w:r>
      <w:r w:rsidR="00F11B97">
        <w:t xml:space="preserve"> appearing with U-shape and/or monotone curves</w:t>
      </w:r>
      <w:r w:rsidR="00596768">
        <w:t xml:space="preserve">.  </w:t>
      </w:r>
    </w:p>
    <w:p w14:paraId="39BF5B6B" w14:textId="77777777" w:rsidR="007604E8" w:rsidRDefault="007604E8" w:rsidP="00B655E3">
      <w:pPr>
        <w:spacing w:line="240" w:lineRule="auto"/>
      </w:pPr>
    </w:p>
    <w:p w14:paraId="499E8783" w14:textId="7BF86C59" w:rsidR="007604E8" w:rsidRDefault="00E66F05" w:rsidP="00B655E3">
      <w:pPr>
        <w:spacing w:line="240" w:lineRule="auto"/>
        <w:jc w:val="center"/>
      </w:pPr>
      <w:r w:rsidRPr="00E66F05">
        <w:rPr>
          <w:noProof/>
        </w:rPr>
        <w:drawing>
          <wp:inline distT="0" distB="0" distL="0" distR="0" wp14:anchorId="04619CBB" wp14:editId="04DB0BE5">
            <wp:extent cx="2150225" cy="1536860"/>
            <wp:effectExtent l="0" t="0" r="0" b="0"/>
            <wp:docPr id="1231017904"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17904" name="Picture 1" descr="Chart, line chart&#10;&#10;AI-generated content may be incorrect."/>
                    <pic:cNvPicPr/>
                  </pic:nvPicPr>
                  <pic:blipFill>
                    <a:blip r:embed="rId13"/>
                    <a:stretch>
                      <a:fillRect/>
                    </a:stretch>
                  </pic:blipFill>
                  <pic:spPr>
                    <a:xfrm>
                      <a:off x="0" y="0"/>
                      <a:ext cx="2249570" cy="1607866"/>
                    </a:xfrm>
                    <a:prstGeom prst="rect">
                      <a:avLst/>
                    </a:prstGeom>
                  </pic:spPr>
                </pic:pic>
              </a:graphicData>
            </a:graphic>
          </wp:inline>
        </w:drawing>
      </w:r>
      <w:r w:rsidRPr="00E66F05">
        <w:rPr>
          <w:noProof/>
        </w:rPr>
        <w:drawing>
          <wp:inline distT="0" distB="0" distL="0" distR="0" wp14:anchorId="24FFD9FF" wp14:editId="3D30B109">
            <wp:extent cx="2139987" cy="1529542"/>
            <wp:effectExtent l="0" t="0" r="0" b="0"/>
            <wp:docPr id="1706787003" name="Picture 1" descr="Chart, lin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87003" name="Picture 1" descr="Chart, line chart, scatter chart&#10;&#10;AI-generated content may be incorrect."/>
                    <pic:cNvPicPr/>
                  </pic:nvPicPr>
                  <pic:blipFill>
                    <a:blip r:embed="rId14"/>
                    <a:stretch>
                      <a:fillRect/>
                    </a:stretch>
                  </pic:blipFill>
                  <pic:spPr>
                    <a:xfrm>
                      <a:off x="0" y="0"/>
                      <a:ext cx="2165670" cy="1547899"/>
                    </a:xfrm>
                    <a:prstGeom prst="rect">
                      <a:avLst/>
                    </a:prstGeom>
                  </pic:spPr>
                </pic:pic>
              </a:graphicData>
            </a:graphic>
          </wp:inline>
        </w:drawing>
      </w:r>
    </w:p>
    <w:p w14:paraId="61C1978C" w14:textId="0B7A4F5E" w:rsidR="007604E8" w:rsidRDefault="00E66F05" w:rsidP="00B655E3">
      <w:pPr>
        <w:spacing w:line="240" w:lineRule="auto"/>
      </w:pPr>
      <w:r w:rsidRPr="003E1807">
        <w:rPr>
          <w:b/>
          <w:bCs/>
        </w:rPr>
        <w:t>Figure</w:t>
      </w:r>
      <w:r w:rsidR="00A04B7C">
        <w:rPr>
          <w:b/>
          <w:bCs/>
        </w:rPr>
        <w:t xml:space="preserve"> 3</w:t>
      </w:r>
      <w:r>
        <w:t>: Potential hormetic curves.  U-shaped curves may prove hormetic with higher doses while monotone curves may reveal hormesis with low doses.  In some cases, intermediate doses may be missing and a monotone curve may become J-shaped if the intermediate doses are lower (or higher, for monotone decreasing curves) than expected.</w:t>
      </w:r>
    </w:p>
    <w:p w14:paraId="5380CAE5" w14:textId="77777777" w:rsidR="007604E8" w:rsidRDefault="007604E8" w:rsidP="00B655E3">
      <w:pPr>
        <w:spacing w:line="240" w:lineRule="auto"/>
      </w:pPr>
    </w:p>
    <w:p w14:paraId="0EF49A99" w14:textId="1B9898A6" w:rsidR="007604E8" w:rsidRDefault="007604E8" w:rsidP="00B655E3">
      <w:pPr>
        <w:pStyle w:val="Heading3"/>
        <w:spacing w:line="240" w:lineRule="auto"/>
      </w:pPr>
      <w:r>
        <w:t>Discussion</w:t>
      </w:r>
    </w:p>
    <w:p w14:paraId="0C143A06" w14:textId="70F234FF" w:rsidR="00B41A94" w:rsidRDefault="00E66F05" w:rsidP="00B655E3">
      <w:pPr>
        <w:spacing w:line="240" w:lineRule="auto"/>
      </w:pPr>
      <w:r>
        <w:t xml:space="preserve">In this work we applied a statistical test </w:t>
      </w:r>
      <w:r w:rsidR="001B7099">
        <w:t xml:space="preserve">called SHARP </w:t>
      </w:r>
      <w:r w:rsidR="001B7099">
        <w:fldChar w:fldCharType="begin"/>
      </w:r>
      <w:r w:rsidR="001B7099">
        <w:instrText xml:space="preserve"> ADDIN EN.CITE &lt;EndNote&gt;&lt;Cite&gt;&lt;Author&gt;Yin&lt;/Author&gt;&lt;Year&gt;2021&lt;/Year&gt;&lt;RecNum&gt;85&lt;/RecNum&gt;&lt;DisplayText&gt;(Yin, Xun et al. 2021)&lt;/DisplayText&gt;&lt;record&gt;&lt;rec-number&gt;85&lt;/rec-number&gt;&lt;foreign-keys&gt;&lt;key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1B7099">
        <w:fldChar w:fldCharType="separate"/>
      </w:r>
      <w:r w:rsidR="001B7099">
        <w:rPr>
          <w:noProof/>
        </w:rPr>
        <w:t>(Yin, Xun et al. 2021)</w:t>
      </w:r>
      <w:r w:rsidR="001B7099">
        <w:fldChar w:fldCharType="end"/>
      </w:r>
      <w:r w:rsidR="001B7099">
        <w:t xml:space="preserve"> to automatically determine which botanical product dose response curves exhibit hormesis. </w:t>
      </w:r>
      <w:r w:rsidR="00596768">
        <w:t xml:space="preserve"> The testing procedure does not require specifying a parametric form for the</w:t>
      </w:r>
      <w:r w:rsidR="001B7099">
        <w:t xml:space="preserve"> </w:t>
      </w:r>
      <w:r w:rsidR="00596768">
        <w:t xml:space="preserve">dose response, which offers flexibility and avoids restrictions to very specialized formulas that allow for hormesis.   Out of roughly 5000 dose response curves, we find about 500 that are </w:t>
      </w:r>
      <w:r w:rsidR="00B655E3">
        <w:t xml:space="preserve">significant for a J-shape, which we interpret as hormetic.  </w:t>
      </w:r>
      <w:r w:rsidR="004B3632">
        <w:t xml:space="preserve">This quantity of hormetic curves is in line with estimates of hormesis that is hidden in dose response repositories like Tox21.  </w:t>
      </w:r>
    </w:p>
    <w:p w14:paraId="7201AD4A" w14:textId="5BD6FA5B" w:rsidR="00A04B7C" w:rsidRDefault="00A04B7C" w:rsidP="00B655E3">
      <w:pPr>
        <w:spacing w:line="240" w:lineRule="auto"/>
      </w:pPr>
      <w:r>
        <w:t xml:space="preserve">While it has not been established that all pathways are capable of exhibiting hormesis, some are known to be relevant and consistent with our findings.  For example, the stress signaling assay for the antioxidant response element (ARE) pathway is commonly associated with hormesis </w:t>
      </w:r>
      <w:r>
        <w:fldChar w:fldCharType="begin"/>
      </w:r>
      <w:r>
        <w:instrText xml:space="preserve"> ADDIN EN.CITE &lt;EndNote&gt;&lt;Cite&gt;&lt;Author&gt;Son&lt;/Author&gt;&lt;Year&gt;2008&lt;/Year&gt;&lt;RecNum&gt;73&lt;/RecNum&gt;&lt;DisplayText&gt;(Son, Camandola et al. 2008)&lt;/DisplayText&gt;&lt;record&gt;&lt;rec-number&gt;73&lt;/rec-number&gt;&lt;foreign-keys&gt;&lt;key app="EN" db-id="tze50tpt55p9vwepfetpve5e0ze595rd9af5" timestamp="1766516121"&gt;73&lt;/key&gt;&lt;/foreign-keys&gt;&lt;ref-type name="Journal Article"&gt;17&lt;/ref-type&gt;&lt;contributors&gt;&lt;authors&gt;&lt;author&gt;Son, Tae Gen&lt;/author&gt;&lt;author&gt;Camandola, Simonetta&lt;/author&gt;&lt;author&gt;Mattson, Mark P.&lt;/author&gt;&lt;/authors&gt;&lt;/contributors&gt;&lt;titles&gt;&lt;title&gt;Hormetic dietary phytochemicals&lt;/title&gt;&lt;secondary-title&gt;Neuromolecular medicine&lt;/secondary-title&gt;&lt;/titles&gt;&lt;periodical&gt;&lt;full-title&gt;Neuromolecular medicine&lt;/full-title&gt;&lt;/periodical&gt;&lt;pages&gt;236--246&lt;/pages&gt;&lt;volume&gt;10&lt;/volume&gt;&lt;number&gt;4&lt;/number&gt;&lt;dates&gt;&lt;year&gt;2008&lt;/year&gt;&lt;/dates&gt;&lt;urls&gt;&lt;/urls&gt;&lt;/record&gt;&lt;/Cite&gt;&lt;/EndNote&gt;</w:instrText>
      </w:r>
      <w:r>
        <w:fldChar w:fldCharType="separate"/>
      </w:r>
      <w:r>
        <w:rPr>
          <w:noProof/>
        </w:rPr>
        <w:t>(Son, Camandola et al. 2008)</w:t>
      </w:r>
      <w:r>
        <w:fldChar w:fldCharType="end"/>
      </w:r>
      <w:r>
        <w:t xml:space="preserve"> and was a hit for many botanicals.  The aryl hydrocarbon receptor (AhR) showed activity for goldenseal and is known to exhibit hormesis in the tox21 dataset (</w:t>
      </w:r>
      <w:r>
        <w:fldChar w:fldCharType="begin"/>
      </w:r>
      <w:r>
        <w:instrText xml:space="preserve"> ADDIN EN.CITE &lt;EndNote&gt;&lt;Cite AuthorYear="1"&gt;&lt;Author&gt;Zhao&lt;/Author&gt;&lt;Year&gt;2021&lt;/Year&gt;&lt;RecNum&gt;69&lt;/RecNum&gt;&lt;DisplayText&gt;Zhao (2021)&lt;/DisplayText&gt;&lt;record&gt;&lt;rec-number&gt;69&lt;/rec-number&gt;&lt;foreign-keys&gt;&lt;key app="EN" db-id="tze50tpt55p9vwepfetpve5e0ze595rd9af5" timestamp="1766516121"&gt;69&lt;/key&gt;&lt;/foreign-keys&gt;&lt;ref-type name="Journal Article"&gt;17&lt;/ref-type&gt;&lt;contributors&gt;&lt;authors&gt;&lt;author&gt;Zhao, Youni&lt;/author&gt;&lt;/authors&gt;&lt;/contributors&gt;&lt;titles&gt;&lt;title&gt;Computational Analysis and Modeling of Tox21 AhR Activation High-Throughput Screening Assays&lt;/title&gt;&lt;/titles&gt;&lt;dates&gt;&lt;year&gt;2021&lt;/year&gt;&lt;/dates&gt;&lt;urls&gt;&lt;/urls&gt;&lt;/record&gt;&lt;/Cite&gt;&lt;/EndNote&gt;</w:instrText>
      </w:r>
      <w:r>
        <w:fldChar w:fldCharType="separate"/>
      </w:r>
      <w:r>
        <w:rPr>
          <w:noProof/>
        </w:rPr>
        <w:t>Zhao (2021)</w:t>
      </w:r>
      <w:r>
        <w:fldChar w:fldCharType="end"/>
      </w:r>
      <w:r>
        <w:t xml:space="preserve">). Endocrine disrupting chemicals are known to have non-monotonic dose responses for the estrogen receptor (ER) </w:t>
      </w:r>
      <w:r>
        <w:fldChar w:fldCharType="begin"/>
      </w:r>
      <w:r>
        <w:instrText xml:space="preserve"> ADDIN EN.CITE &lt;EndNote&gt;&lt;Cite&gt;&lt;Author&gt;Shi&lt;/Author&gt;&lt;Year&gt;2022&lt;/Year&gt;&lt;RecNum&gt;70&lt;/RecNum&gt;&lt;DisplayText&gt;(Shi, Xia et al. 2022)&lt;/DisplayText&gt;&lt;record&gt;&lt;rec-number&gt;70&lt;/rec-number&gt;&lt;foreign-keys&gt;&lt;key app="EN" db-id="tze50tpt55p9vwepfetpve5e0ze595rd9af5" timestamp="1766516121"&gt;70&lt;/key&gt;&lt;/foreign-keys&gt;&lt;ref-type name="Journal Article"&gt;17&lt;/ref-type&gt;&lt;contributors&gt;&lt;authors&gt;&lt;author&gt;Shi, Zhenzhen&lt;/author&gt;&lt;author&gt;Xia, Menghang&lt;/author&gt;&lt;author&gt;Xiao, Shuo&lt;/author&gt;&lt;author&gt;Zhang, Qiang&lt;/author&gt;&lt;/authors&gt;&lt;/contributors&gt;&lt;titles&gt;&lt;title&gt;Identification of nonmonotonic concentration-responses in Tox21 high-throughput screening estrogen receptor assays&lt;/title&gt;&lt;secondary-title&gt;Toxicology and applied pharmacology&lt;/secondary-title&gt;&lt;/titles&gt;&lt;periodical&gt;&lt;full-title&gt;Toxicology and Applied Pharmacology&lt;/full-title&gt;&lt;/periodical&gt;&lt;pages&gt;116206&lt;/pages&gt;&lt;volume&gt;452&lt;/volume&gt;&lt;dates&gt;&lt;year&gt;2022&lt;/year&gt;&lt;/dates&gt;&lt;urls&gt;&lt;/urls&gt;&lt;/record&gt;&lt;/Cite&gt;&lt;/EndNote&gt;</w:instrText>
      </w:r>
      <w:r>
        <w:fldChar w:fldCharType="separate"/>
      </w:r>
      <w:r>
        <w:rPr>
          <w:noProof/>
        </w:rPr>
        <w:t>(Shi, Xia et al. 2022)</w:t>
      </w:r>
      <w:r>
        <w:fldChar w:fldCharType="end"/>
      </w:r>
      <w:r>
        <w:t xml:space="preserve"> and the androgen receptor (AR) </w:t>
      </w:r>
      <w:r>
        <w:fldChar w:fldCharType="begin"/>
      </w:r>
      <w:r>
        <w:instrText xml:space="preserve"> ADDIN EN.CITE &lt;EndNote&gt;&lt;Cite&gt;&lt;Author&gt;Klimenko&lt;/Author&gt;&lt;Year&gt;2021&lt;/Year&gt;&lt;RecNum&gt;71&lt;/RecNum&gt;&lt;DisplayText&gt;(Klimenko 2021)&lt;/DisplayText&gt;&lt;record&gt;&lt;rec-number&gt;71&lt;/rec-number&gt;&lt;foreign-keys&gt;&lt;key app="EN" db-id="tze50tpt55p9vwepfetpve5e0ze595rd9af5" timestamp="1766516121"&gt;71&lt;/key&gt;&lt;/foreign-keys&gt;&lt;ref-type name="Journal Article"&gt;17&lt;/ref-type&gt;&lt;contributors&gt;&lt;authors&gt;&lt;author&gt;Klimenko, Kyrylo&lt;/author&gt;&lt;/authors&gt;&lt;/contributors&gt;&lt;titles&gt;&lt;title&gt;Examining the evidence of non-monotonic dose-response in Androgen Receptor agonism high-throughput screening assay&lt;/title&gt;&lt;secondary-title&gt;Toxicology and Applied Pharmacology&lt;/secondary-title&gt;&lt;/titles&gt;&lt;periodical&gt;&lt;full-title&gt;Toxicology and Applied Pharmacology&lt;/full-title&gt;&lt;/periodical&gt;&lt;pages&gt;115338&lt;/pages&gt;&lt;volume&gt;410&lt;/volume&gt;&lt;dates&gt;&lt;year&gt;2021&lt;/year&gt;&lt;/dates&gt;&lt;urls&gt;&lt;/urls&gt;&lt;/record&gt;&lt;/Cite&gt;&lt;/EndNote&gt;</w:instrText>
      </w:r>
      <w:r>
        <w:fldChar w:fldCharType="separate"/>
      </w:r>
      <w:r>
        <w:rPr>
          <w:noProof/>
        </w:rPr>
        <w:t>(Klimenko 2021)</w:t>
      </w:r>
      <w:r>
        <w:fldChar w:fldCharType="end"/>
      </w:r>
      <w:r>
        <w:t xml:space="preserve">, but we generally only observed hormesis in the androgen receptor assays.  </w:t>
      </w:r>
    </w:p>
    <w:p w14:paraId="7CB15766" w14:textId="1D9B0362" w:rsidR="00E66F05" w:rsidRDefault="00A04B7C" w:rsidP="00B655E3">
      <w:pPr>
        <w:spacing w:line="240" w:lineRule="auto"/>
      </w:pPr>
      <w:r>
        <w:t>The method we propose requires some care for edge cases</w:t>
      </w:r>
      <w:r w:rsidR="00DF5713">
        <w:t xml:space="preserve"> where one shape transitions to another.  The </w:t>
      </w:r>
      <w:r w:rsidR="00B655E3">
        <w:t xml:space="preserve">p-values and results can be </w:t>
      </w:r>
      <w:r>
        <w:t>ambiguous</w:t>
      </w:r>
      <w:r w:rsidR="00B655E3">
        <w:t>, so we recommend review of any significant findings</w:t>
      </w:r>
      <w:r w:rsidR="003359E3">
        <w:t>.</w:t>
      </w:r>
      <w:r w:rsidR="00B41A94">
        <w:t xml:space="preserve"> </w:t>
      </w:r>
      <w:r w:rsidR="008C5080">
        <w:t xml:space="preserve">The scatterplot introduced </w:t>
      </w:r>
      <w:r w:rsidR="00DD78ED">
        <w:t>in Section 2 can greatly improve the efficiency of this examination process as it highlights all the significant results</w:t>
      </w:r>
      <w:r w:rsidR="00EC4FCB">
        <w:t xml:space="preserve"> (edges)</w:t>
      </w:r>
      <w:r w:rsidR="00DD78ED">
        <w:t xml:space="preserve"> and </w:t>
      </w:r>
      <w:r w:rsidR="00DD78ED">
        <w:lastRenderedPageBreak/>
        <w:t>highly ambiguous results</w:t>
      </w:r>
      <w:r w:rsidR="00EC4FCB">
        <w:t xml:space="preserve"> (near significant thresholds)</w:t>
      </w:r>
      <w:r w:rsidR="00DD78ED">
        <w:t xml:space="preserve">. </w:t>
      </w:r>
      <w:r w:rsidR="00B41A94">
        <w:t>The SHARP test itself must perform an approximation to the test distribution to determine the p</w:t>
      </w:r>
      <w:r w:rsidR="00970F17">
        <w:t xml:space="preserve"> </w:t>
      </w:r>
      <w:r w:rsidR="00B41A94">
        <w:t xml:space="preserve">value, so there is some variability across tests and it is recommended to run the test ten to twenty times and </w:t>
      </w:r>
      <w:r>
        <w:t>utilize</w:t>
      </w:r>
      <w:r w:rsidR="00B41A94">
        <w:t xml:space="preserve"> the media</w:t>
      </w:r>
      <w:r>
        <w:t xml:space="preserve">n pvalue or the most frequent shape category returned as the mode.  </w:t>
      </w:r>
      <w:r w:rsidR="00DF5713">
        <w:t xml:space="preserve">Specifying hormesis more precisely is a direction for future work: in addition to reducing the variability of the testing procedure with SHARP, it may be helpful to explicitly test for a J shaped curve rather than the less precise increasing-convex or decreasing-concave approach.  </w:t>
      </w:r>
      <w:r w:rsidR="004B3632">
        <w:t xml:space="preserve">It is also not clear how to handle replicates, where each replicate may have a different shape.   </w:t>
      </w:r>
    </w:p>
    <w:p w14:paraId="34801107" w14:textId="77777777" w:rsidR="004B3632" w:rsidRDefault="00DF5713" w:rsidP="00B655E3">
      <w:pPr>
        <w:spacing w:line="240" w:lineRule="auto"/>
      </w:pPr>
      <w:r>
        <w:t xml:space="preserve">A natural </w:t>
      </w:r>
      <w:r w:rsidR="00D2744E">
        <w:t>direction</w:t>
      </w:r>
      <w:r>
        <w:t xml:space="preserve"> for future work is the </w:t>
      </w:r>
      <w:r w:rsidR="00D2744E">
        <w:t xml:space="preserve">extension into mixtures of chemicals or temporal effects.  Given a dose response surface, it is possible that particular slices will be hormetic, suggesting a beneficial proportion of ingredients.  </w:t>
      </w:r>
      <w:r w:rsidR="00F14C24">
        <w:t xml:space="preserve">The general shape of the surface may classify as easily as the 1D cases, but it is possible that the surfaces will vary from concave to convex or increasing to decreasing and not be well defined.    Temporal effects may be more difficult to ascertain but would align with the interpretation that hormesis is an increased resilience to intense stress after some initial exposure to mild stress. </w:t>
      </w:r>
    </w:p>
    <w:p w14:paraId="2972A262" w14:textId="714BD0DE" w:rsidR="00A04B7C" w:rsidRDefault="004B3632" w:rsidP="00B655E3">
      <w:pPr>
        <w:spacing w:line="240" w:lineRule="auto"/>
      </w:pPr>
      <w:commentRangeStart w:id="146"/>
      <w:commentRangeStart w:id="147"/>
      <w:r>
        <w:t xml:space="preserve">Another direction for future work is further clarifying the uncertainty in the shape result.  </w:t>
      </w:r>
      <w:commentRangeEnd w:id="146"/>
      <w:r w:rsidR="00970F17">
        <w:rPr>
          <w:rStyle w:val="CommentReference"/>
          <w:sz w:val="24"/>
          <w:szCs w:val="24"/>
        </w:rPr>
        <w:commentReference w:id="146"/>
      </w:r>
      <w:commentRangeEnd w:id="147"/>
      <w:r w:rsidR="007A4C4A">
        <w:rPr>
          <w:rStyle w:val="CommentReference"/>
          <w:sz w:val="24"/>
          <w:szCs w:val="24"/>
        </w:rPr>
        <w:commentReference w:id="147"/>
      </w:r>
    </w:p>
    <w:p w14:paraId="6CE6CA58" w14:textId="77777777" w:rsidR="007604E8" w:rsidRDefault="007604E8" w:rsidP="00B655E3">
      <w:pPr>
        <w:spacing w:line="240" w:lineRule="auto"/>
      </w:pPr>
    </w:p>
    <w:p w14:paraId="6CED873B" w14:textId="77777777" w:rsidR="007604E8" w:rsidRDefault="007604E8" w:rsidP="00B655E3">
      <w:pPr>
        <w:spacing w:line="240" w:lineRule="auto"/>
      </w:pPr>
      <w:r>
        <w:t>% Temporal effects as a future direction:  stem cell example, clinical results measuring cognitive ability, etc</w:t>
      </w:r>
    </w:p>
    <w:p w14:paraId="6F69C69C" w14:textId="77777777" w:rsidR="007604E8" w:rsidRDefault="007604E8" w:rsidP="00B655E3">
      <w:pPr>
        <w:spacing w:line="240" w:lineRule="auto"/>
      </w:pPr>
    </w:p>
    <w:p w14:paraId="47F54954" w14:textId="77777777" w:rsidR="007604E8" w:rsidRDefault="007604E8" w:rsidP="00B655E3">
      <w:pPr>
        <w:spacing w:line="240" w:lineRule="auto"/>
      </w:pPr>
    </w:p>
    <w:p w14:paraId="280B02B2" w14:textId="77777777" w:rsidR="007604E8" w:rsidRDefault="007604E8" w:rsidP="00B655E3">
      <w:pPr>
        <w:spacing w:line="240" w:lineRule="auto"/>
      </w:pPr>
    </w:p>
    <w:p w14:paraId="7723E278" w14:textId="52D627F8" w:rsidR="007604E8" w:rsidRDefault="008B2EC8" w:rsidP="00B655E3">
      <w:pPr>
        <w:pStyle w:val="Heading3"/>
        <w:spacing w:line="240" w:lineRule="auto"/>
      </w:pPr>
      <w:commentRangeStart w:id="148"/>
      <w:r>
        <w:t>Appendix – Methodology Details</w:t>
      </w:r>
      <w:commentRangeEnd w:id="148"/>
      <w:r w:rsidR="00AA5319">
        <w:rPr>
          <w:rStyle w:val="CommentReference"/>
          <w:sz w:val="28"/>
          <w:szCs w:val="28"/>
        </w:rPr>
        <w:commentReference w:id="148"/>
      </w:r>
    </w:p>
    <w:p w14:paraId="31A473AC" w14:textId="5F889A4E" w:rsidR="007604E8" w:rsidRDefault="007604E8" w:rsidP="00B655E3">
      <w:pPr>
        <w:spacing w:line="240" w:lineRule="auto"/>
      </w:pPr>
      <w:r>
        <w:t xml:space="preserve">As described in </w:t>
      </w:r>
      <w:r w:rsidR="005F45A3">
        <w:fldChar w:fldCharType="begin"/>
      </w:r>
      <w:r w:rsidR="005F45A3">
        <w:instrText xml:space="preserve"> ADDIN EN.CITE &lt;EndNote&gt;&lt;Cite&gt;&lt;Author&gt;Calabrese&lt;/Author&gt;&lt;Year&gt;2013&lt;/Year&gt;&lt;RecNum&gt;83&lt;/RecNum&gt;&lt;DisplayText&gt;(Calabrese 2013)&lt;/DisplayText&gt;&lt;record&gt;&lt;rec-number&gt;83&lt;/rec-number&gt;&lt;foreign-keys&gt;&lt;key app="EN" db-id="tze50tpt55p9vwepfetpve5e0ze595rd9af5" timestamp="1766516121"&gt;83&lt;/key&gt;&lt;/foreign-keys&gt;&lt;ref-type name="Journal Article"&gt;17&lt;/ref-type&gt;&lt;contributors&gt;&lt;authors&gt;&lt;author&gt;Calabrese, Edward J.&lt;/author&gt;&lt;/authors&gt;&lt;/contributors&gt;&lt;titles&gt;&lt;title&gt;Hormetic mechanisms&lt;/title&gt;&lt;secondary-title&gt;Critical reviews in toxicology&lt;/secondary-title&gt;&lt;/titles&gt;&lt;periodical&gt;&lt;full-title&gt;Critical reviews in toxicology&lt;/full-title&gt;&lt;/periodical&gt;&lt;pages&gt;580--606&lt;/pages&gt;&lt;volume&gt;43&lt;/volume&gt;&lt;number&gt;7&lt;/number&gt;&lt;dates&gt;&lt;year&gt;2013&lt;/year&gt;&lt;/dates&gt;&lt;urls&gt;&lt;/urls&gt;&lt;/record&gt;&lt;/Cite&gt;&lt;/EndNote&gt;</w:instrText>
      </w:r>
      <w:r w:rsidR="005F45A3">
        <w:fldChar w:fldCharType="separate"/>
      </w:r>
      <w:r w:rsidR="005F45A3">
        <w:rPr>
          <w:noProof/>
        </w:rPr>
        <w:t>(Calabrese 2013)</w:t>
      </w:r>
      <w:r w:rsidR="005F45A3">
        <w:fldChar w:fldCharType="end"/>
      </w:r>
      <w:r>
        <w:t xml:space="preserve">, hormesis is a non-monotonic dose response.  A systematic way to evaluate data for evidence of hormesis is to apply a statistical test for the shape of the dose response.  The shape-restricted regression spline (SHARP) </w:t>
      </w:r>
      <w:r w:rsidR="005F45A3">
        <w:fldChar w:fldCharType="begin"/>
      </w:r>
      <w:r w:rsidR="005F45A3">
        <w:instrText xml:space="preserve"> ADDIN EN.CITE &lt;EndNote&gt;&lt;Cite&gt;&lt;Author&gt;Yin&lt;/Author&gt;&lt;Year&gt;2021&lt;/Year&gt;&lt;RecNum&gt;85&lt;/RecNum&gt;&lt;DisplayText&gt;(Yin, Xun et al. 2021)&lt;/DisplayText&gt;&lt;record&gt;&lt;rec-number&gt;85&lt;/rec-number&gt;&lt;foreign-keys&gt;&lt;key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5F45A3">
        <w:fldChar w:fldCharType="separate"/>
      </w:r>
      <w:r w:rsidR="005F45A3">
        <w:rPr>
          <w:noProof/>
        </w:rPr>
        <w:t>(Yin, Xun et al. 2021)</w:t>
      </w:r>
      <w:r w:rsidR="005F45A3">
        <w:fldChar w:fldCharType="end"/>
      </w:r>
      <w:r>
        <w:t xml:space="preserve"> tests against four possible dose response shapes:  increase or decreasing and concave or convex.  </w:t>
      </w:r>
    </w:p>
    <w:p w14:paraId="0CF66980" w14:textId="5199E44B" w:rsidR="007604E8" w:rsidRDefault="007604E8" w:rsidP="00B655E3">
      <w:pPr>
        <w:spacing w:line="240" w:lineRule="auto"/>
      </w:pPr>
      <w:r>
        <w:t xml:space="preserve">Their method relies on fitting the data with appropriate splines (I-splines for monotonicity, C-splines for convexity) and comparing the coefficients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oMath>
      <w:r>
        <w:t xml:space="preserve"> to models where the coefficients are subsequently projected onto strictly positive or strictly negative domains.  The test statistic is </w:t>
      </w:r>
    </w:p>
    <w:p w14:paraId="643A0912" w14:textId="3BB9F73F" w:rsidR="007604E8" w:rsidRDefault="00CD04F2" w:rsidP="00B655E3">
      <w:pPr>
        <w:spacing w:line="240" w:lineRule="auto"/>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i</m:t>
                      </m:r>
                    </m:sub>
                    <m:sup>
                      <m:r>
                        <m:rPr>
                          <m:sty m:val="p"/>
                        </m:rPr>
                        <w:rPr>
                          <w:rFonts w:ascii="Cambria Math" w:hAnsi="Cambria Math"/>
                        </w:rPr>
                        <m:t>⊤</m:t>
                      </m:r>
                    </m:sup>
                  </m:sSubSup>
                </m:e>
              </m:ac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m:t>
                  </m:r>
                  <m:r>
                    <w:rPr>
                      <w:rFonts w:ascii="Cambria Math" w:hAnsi="Cambria Math"/>
                    </w:rPr>
                    <m:t>1</m:t>
                  </m:r>
                </m:sup>
              </m:sSubSup>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sSup>
                    <m:sSupPr>
                      <m:ctrlPr>
                        <w:rPr>
                          <w:rFonts w:ascii="Cambria Math" w:hAnsi="Cambria Math"/>
                          <w:i/>
                        </w:rPr>
                      </m:ctrlPr>
                    </m:sSup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β∈</m:t>
                              </m:r>
                              <m:r>
                                <w:rPr>
                                  <w:rFonts w:ascii="Cambria Math" w:hAnsi="Cambria Math"/>
                                </w:rPr>
                                <m:t>O</m:t>
                              </m:r>
                              <m:ctrlPr>
                                <w:rPr>
                                  <w:rFonts w:ascii="Cambria Math" w:hAnsi="Cambria Math"/>
                                </w:rPr>
                              </m:ctrlPr>
                            </m:lim>
                          </m:limLow>
                        </m:fName>
                        <m:e>
                          <m:d>
                            <m:dPr>
                              <m:ctrlPr>
                                <w:rPr>
                                  <w:rFonts w:ascii="Cambria Math" w:hAnsi="Cambria Math"/>
                                  <w:i/>
                                </w:rPr>
                              </m:ctrlPr>
                            </m:dPr>
                            <m:e>
                              <m:r>
                                <m:rPr>
                                  <m:sty m:val="p"/>
                                </m:rPr>
                                <w:rPr>
                                  <w:rFonts w:ascii="Cambria Math" w:hAnsi="Cambria Math"/>
                                </w:rPr>
                                <m:t>β</m:t>
                              </m:r>
                              <m: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e>
                          </m:d>
                          <m:ctrlPr>
                            <w:rPr>
                              <w:rFonts w:ascii="Cambria Math" w:hAnsi="Cambria Math"/>
                              <w:i/>
                            </w:rPr>
                          </m:ctrlPr>
                        </m:e>
                      </m:func>
                      <m:ctrlPr>
                        <w:rPr>
                          <w:rFonts w:ascii="Cambria Math" w:hAnsi="Cambria Math"/>
                        </w:rPr>
                      </m:ctrlPr>
                    </m:e>
                    <m:sup>
                      <m:r>
                        <m:rPr>
                          <m:sty m:val="p"/>
                        </m:rPr>
                        <w:rPr>
                          <w:rFonts w:ascii="Cambria Math" w:hAnsi="Cambria Math"/>
                        </w:rPr>
                        <m:t>⊤</m:t>
                      </m:r>
                    </m:sup>
                  </m:sSup>
                </m:e>
              </m:fun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m:t>
                  </m:r>
                  <m:r>
                    <w:rPr>
                      <w:rFonts w:ascii="Cambria Math" w:hAnsi="Cambria Math"/>
                    </w:rPr>
                    <m:t>1</m:t>
                  </m:r>
                </m:sup>
              </m:sSubSup>
              <m:d>
                <m:dPr>
                  <m:ctrlPr>
                    <w:rPr>
                      <w:rFonts w:ascii="Cambria Math" w:hAnsi="Cambria Math"/>
                      <w:i/>
                    </w:rPr>
                  </m:ctrlPr>
                </m:dPr>
                <m:e>
                  <m:r>
                    <m:rPr>
                      <m:sty m:val="p"/>
                    </m:rPr>
                    <w:rPr>
                      <w:rFonts w:ascii="Cambria Math" w:hAnsi="Cambria Math"/>
                    </w:rPr>
                    <m:t>β</m:t>
                  </m:r>
                  <m: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e>
              </m:d>
              <m:ctrlPr>
                <w:rPr>
                  <w:rFonts w:ascii="Cambria Math" w:hAnsi="Cambria Math"/>
                  <w:i/>
                </w:rPr>
              </m:ctrlPr>
            </m:num>
            <m:den>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i</m:t>
                      </m:r>
                    </m:sub>
                    <m:sup>
                      <m:r>
                        <m:rPr>
                          <m:sty m:val="p"/>
                        </m:rPr>
                        <w:rPr>
                          <w:rFonts w:ascii="Cambria Math" w:hAnsi="Cambria Math"/>
                        </w:rPr>
                        <m:t>⊤</m:t>
                      </m:r>
                    </m:sup>
                  </m:sSubSup>
                </m:e>
              </m:ac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m:t>
                  </m:r>
                  <m:r>
                    <w:rPr>
                      <w:rFonts w:ascii="Cambria Math" w:hAnsi="Cambria Math"/>
                    </w:rPr>
                    <m:t>1</m:t>
                  </m:r>
                </m:sup>
              </m:sSubSup>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ctrlPr>
                <w:rPr>
                  <w:rFonts w:ascii="Cambria Math" w:hAnsi="Cambria Math"/>
                  <w:i/>
                </w:rPr>
              </m:ctrlPr>
            </m:den>
          </m:f>
        </m:oMath>
      </m:oMathPara>
    </w:p>
    <w:p w14:paraId="217AF2E0" w14:textId="77777777" w:rsidR="007604E8" w:rsidRDefault="007604E8" w:rsidP="00B655E3">
      <w:pPr>
        <w:spacing w:line="240" w:lineRule="auto"/>
      </w:pPr>
    </w:p>
    <w:p w14:paraId="3958051D" w14:textId="46FC956C" w:rsidR="007604E8" w:rsidRDefault="007604E8" w:rsidP="00B655E3">
      <w:pPr>
        <w:spacing w:line="240" w:lineRule="auto"/>
      </w:pPr>
      <w:r>
        <w:lastRenderedPageBreak/>
        <w:t>Theorem 1 of</w:t>
      </w:r>
      <w:r w:rsidR="005F45A3">
        <w:fldChar w:fldCharType="begin"/>
      </w:r>
      <w:r w:rsidR="005F45A3">
        <w:instrText xml:space="preserve"> ADDIN EN.CITE &lt;EndNote&gt;&lt;Cite ExcludeYear="1"&gt;&lt;Author&gt;Yin&lt;/Author&gt;&lt;Year&gt;2021&lt;/Year&gt;&lt;RecNum&gt;85&lt;/RecNum&gt;&lt;DisplayText&gt;(Yin, Xun et al.)&lt;/DisplayText&gt;&lt;record&gt;&lt;rec-number&gt;85&lt;/rec-number&gt;&lt;foreign-keys&gt;&lt;key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5F45A3">
        <w:fldChar w:fldCharType="separate"/>
      </w:r>
      <w:r w:rsidR="005F45A3">
        <w:rPr>
          <w:noProof/>
        </w:rPr>
        <w:t>(Yin, Xun et al.)</w:t>
      </w:r>
      <w:r w:rsidR="005F45A3">
        <w:fldChar w:fldCharType="end"/>
      </w:r>
      <w:r>
        <w:t xml:space="preserve"> provides the distribution of the test statistic under the null hypothesis, so the significance (ie probability) of the test statistic can be evaluated.   Note that the null hypothesis represents an unrestricted curve shape.  For example, even if the basis is the monotonic I-spline, the resulting functions are not necessarily monotonic unless the coefficients are restricted to the strictly positive or negative domains.  Since there are four tests computed for every curve, a Holm-Bonferroni correction is applied to the test statistics to avoid false discoveries.  </w:t>
      </w:r>
    </w:p>
    <w:p w14:paraId="39BA8403" w14:textId="77777777" w:rsidR="008B2EC8" w:rsidRDefault="008B2EC8" w:rsidP="00B655E3">
      <w:pPr>
        <w:pStyle w:val="Heading4"/>
        <w:spacing w:line="240" w:lineRule="auto"/>
      </w:pPr>
      <w:r>
        <w:t xml:space="preserve">Test </w:t>
      </w:r>
      <w:commentRangeStart w:id="149"/>
      <w:r>
        <w:t>Uncertainty</w:t>
      </w:r>
      <w:commentRangeEnd w:id="149"/>
      <w:r w:rsidR="00EC46E6">
        <w:rPr>
          <w:rStyle w:val="CommentReference"/>
          <w:sz w:val="24"/>
          <w:szCs w:val="24"/>
        </w:rPr>
        <w:commentReference w:id="149"/>
      </w:r>
    </w:p>
    <w:p w14:paraId="43674B6B" w14:textId="77777777" w:rsidR="008B2EC8" w:rsidRDefault="008B2EC8" w:rsidP="00B655E3">
      <w:pPr>
        <w:spacing w:line="240" w:lineRule="auto"/>
      </w:pPr>
      <w:r>
        <w:t xml:space="preserve">Although the SHARP method performs a test against a null distribution that is asymptotically correct, the distribution does not have a closed form that can be applied to the parameter estimates and their projections.  The heart of the issue is the projection step, which compares the recovered coefficients for the various spline bases and the best fit of the constrained coefficients (ie constrained to be strictly positive or negative).  Hence the distribution is approximated with 1000 bootstrap samples, introducing some uncertainty in the final estimated p-value.  We repeat the test 20 times and take the median test statistic as a robust estimate of the true test statistic.  While generally of little consequence, it is possible that the set of sampled p-values straddles the significance threshold, in which case there is more ambiguity about the result.  </w:t>
      </w:r>
    </w:p>
    <w:p w14:paraId="26B45571" w14:textId="77777777" w:rsidR="00410485" w:rsidRDefault="00410485" w:rsidP="00B655E3">
      <w:pPr>
        <w:spacing w:line="240" w:lineRule="auto"/>
      </w:pPr>
    </w:p>
    <w:p w14:paraId="519B266A" w14:textId="77777777" w:rsidR="00410485" w:rsidRDefault="00410485" w:rsidP="00B655E3">
      <w:pPr>
        <w:spacing w:line="240" w:lineRule="auto"/>
      </w:pPr>
    </w:p>
    <w:p w14:paraId="30B8C559" w14:textId="77777777" w:rsidR="00410485" w:rsidRDefault="00410485" w:rsidP="00B655E3">
      <w:pPr>
        <w:spacing w:line="240" w:lineRule="auto"/>
      </w:pPr>
    </w:p>
    <w:p w14:paraId="7CECBEA2" w14:textId="77777777" w:rsidR="00410485" w:rsidRDefault="00410485" w:rsidP="00B655E3">
      <w:pPr>
        <w:spacing w:line="240" w:lineRule="auto"/>
      </w:pPr>
    </w:p>
    <w:p w14:paraId="222DCE1C" w14:textId="77777777" w:rsidR="00410485" w:rsidRDefault="00410485" w:rsidP="00B655E3">
      <w:pPr>
        <w:spacing w:line="240" w:lineRule="auto"/>
      </w:pPr>
    </w:p>
    <w:p w14:paraId="37EFC9F0" w14:textId="77777777" w:rsidR="007604E8" w:rsidRDefault="007604E8" w:rsidP="00B655E3">
      <w:pPr>
        <w:spacing w:line="240" w:lineRule="auto"/>
      </w:pPr>
    </w:p>
    <w:p w14:paraId="79BF3869" w14:textId="77777777" w:rsidR="00B41A94" w:rsidRPr="00B41A94" w:rsidRDefault="007604E8" w:rsidP="00B41A94">
      <w:pPr>
        <w:pStyle w:val="EndNoteBibliography"/>
        <w:spacing w:after="0"/>
        <w:rPr>
          <w:noProof/>
        </w:rPr>
      </w:pPr>
      <w:r>
        <w:fldChar w:fldCharType="begin"/>
      </w:r>
      <w:r>
        <w:instrText xml:space="preserve"> ADDIN EN.REFLIST </w:instrText>
      </w:r>
      <w:r>
        <w:fldChar w:fldCharType="separate"/>
      </w:r>
      <w:r w:rsidR="00B41A94" w:rsidRPr="00B41A94">
        <w:rPr>
          <w:noProof/>
        </w:rPr>
        <w:t xml:space="preserve">Brain, P. and R. Cousens (1989). "An equation to describe dose responses where there is stimulation of growth at low doses." </w:t>
      </w:r>
      <w:r w:rsidR="00B41A94" w:rsidRPr="00B41A94">
        <w:rPr>
          <w:noProof/>
          <w:u w:val="single"/>
        </w:rPr>
        <w:t>Weed research</w:t>
      </w:r>
      <w:r w:rsidR="00B41A94" w:rsidRPr="00B41A94">
        <w:rPr>
          <w:noProof/>
        </w:rPr>
        <w:t xml:space="preserve"> </w:t>
      </w:r>
      <w:r w:rsidR="00B41A94" w:rsidRPr="00B41A94">
        <w:rPr>
          <w:b/>
          <w:noProof/>
        </w:rPr>
        <w:t>29</w:t>
      </w:r>
      <w:r w:rsidR="00B41A94" w:rsidRPr="00B41A94">
        <w:rPr>
          <w:noProof/>
        </w:rPr>
        <w:t>(2).</w:t>
      </w:r>
    </w:p>
    <w:p w14:paraId="455A7B94" w14:textId="77777777" w:rsidR="00B41A94" w:rsidRPr="00B41A94" w:rsidRDefault="00B41A94" w:rsidP="00B41A94">
      <w:pPr>
        <w:pStyle w:val="EndNoteBibliography"/>
        <w:spacing w:after="0"/>
        <w:rPr>
          <w:noProof/>
        </w:rPr>
      </w:pPr>
      <w:r w:rsidRPr="00B41A94">
        <w:rPr>
          <w:noProof/>
        </w:rPr>
        <w:t xml:space="preserve">Calabrese, E. J. (2013). "Hormetic mechanisms." </w:t>
      </w:r>
      <w:r w:rsidRPr="00B41A94">
        <w:rPr>
          <w:noProof/>
          <w:u w:val="single"/>
        </w:rPr>
        <w:t>Critical reviews in toxicology</w:t>
      </w:r>
      <w:r w:rsidRPr="00B41A94">
        <w:rPr>
          <w:noProof/>
        </w:rPr>
        <w:t xml:space="preserve"> </w:t>
      </w:r>
      <w:r w:rsidRPr="00B41A94">
        <w:rPr>
          <w:b/>
          <w:noProof/>
        </w:rPr>
        <w:t>43</w:t>
      </w:r>
      <w:r w:rsidRPr="00B41A94">
        <w:rPr>
          <w:noProof/>
        </w:rPr>
        <w:t>(7): 580––606.</w:t>
      </w:r>
    </w:p>
    <w:p w14:paraId="5F239238" w14:textId="77777777" w:rsidR="00B41A94" w:rsidRPr="00B41A94" w:rsidRDefault="00B41A94" w:rsidP="00B41A94">
      <w:pPr>
        <w:pStyle w:val="EndNoteBibliography"/>
        <w:spacing w:after="0"/>
        <w:rPr>
          <w:noProof/>
        </w:rPr>
      </w:pPr>
      <w:r w:rsidRPr="00B41A94">
        <w:rPr>
          <w:noProof/>
        </w:rPr>
        <w:t xml:space="preserve">Calabrese, E. J. (2014). "Hormesis: a fundamental concept in biology." </w:t>
      </w:r>
      <w:r w:rsidRPr="00B41A94">
        <w:rPr>
          <w:noProof/>
          <w:u w:val="single"/>
        </w:rPr>
        <w:t>Microbial cell</w:t>
      </w:r>
      <w:r w:rsidRPr="00B41A94">
        <w:rPr>
          <w:noProof/>
        </w:rPr>
        <w:t xml:space="preserve"> </w:t>
      </w:r>
      <w:r w:rsidRPr="00B41A94">
        <w:rPr>
          <w:b/>
          <w:noProof/>
        </w:rPr>
        <w:t>1</w:t>
      </w:r>
      <w:r w:rsidRPr="00B41A94">
        <w:rPr>
          <w:noProof/>
        </w:rPr>
        <w:t>(5): 145.</w:t>
      </w:r>
    </w:p>
    <w:p w14:paraId="7F29A88D" w14:textId="77777777" w:rsidR="00B41A94" w:rsidRPr="00B41A94" w:rsidRDefault="00B41A94" w:rsidP="00B41A94">
      <w:pPr>
        <w:pStyle w:val="EndNoteBibliography"/>
        <w:spacing w:after="0"/>
        <w:rPr>
          <w:noProof/>
        </w:rPr>
      </w:pPr>
      <w:r w:rsidRPr="00B41A94">
        <w:rPr>
          <w:noProof/>
        </w:rPr>
        <w:t xml:space="preserve">Calabrese, E. J. and M. P. Mattson (2017). "How does hormesis impact biology, toxicology, and medicine?" </w:t>
      </w:r>
      <w:r w:rsidRPr="00B41A94">
        <w:rPr>
          <w:noProof/>
          <w:u w:val="single"/>
        </w:rPr>
        <w:t>NPJ aging and mechanisms of disease</w:t>
      </w:r>
      <w:r w:rsidRPr="00B41A94">
        <w:rPr>
          <w:noProof/>
        </w:rPr>
        <w:t xml:space="preserve"> </w:t>
      </w:r>
      <w:r w:rsidRPr="00B41A94">
        <w:rPr>
          <w:b/>
          <w:noProof/>
        </w:rPr>
        <w:t>3</w:t>
      </w:r>
      <w:r w:rsidRPr="00B41A94">
        <w:rPr>
          <w:noProof/>
        </w:rPr>
        <w:t>(1): 13.</w:t>
      </w:r>
    </w:p>
    <w:p w14:paraId="22316C75" w14:textId="77777777" w:rsidR="00B41A94" w:rsidRPr="00B41A94" w:rsidRDefault="00B41A94" w:rsidP="00B41A94">
      <w:pPr>
        <w:pStyle w:val="EndNoteBibliography"/>
        <w:spacing w:after="0"/>
        <w:rPr>
          <w:noProof/>
        </w:rPr>
      </w:pPr>
      <w:r w:rsidRPr="00B41A94">
        <w:rPr>
          <w:noProof/>
        </w:rPr>
        <w:t xml:space="preserve">Cedergreen, N., C. Ritz and J. C. Streibig (2005). "Improved empirical models describing hormesis." </w:t>
      </w:r>
      <w:r w:rsidRPr="00B41A94">
        <w:rPr>
          <w:noProof/>
          <w:u w:val="single"/>
        </w:rPr>
        <w:t>Environmental Toxicology and Chemistry</w:t>
      </w:r>
      <w:r w:rsidRPr="00B41A94">
        <w:rPr>
          <w:noProof/>
        </w:rPr>
        <w:t xml:space="preserve"> </w:t>
      </w:r>
      <w:r w:rsidRPr="00B41A94">
        <w:rPr>
          <w:b/>
          <w:noProof/>
        </w:rPr>
        <w:t>24</w:t>
      </w:r>
      <w:r w:rsidRPr="00B41A94">
        <w:rPr>
          <w:noProof/>
        </w:rPr>
        <w:t>(12): 3166––3172.</w:t>
      </w:r>
    </w:p>
    <w:p w14:paraId="3D7A6CF6" w14:textId="77777777" w:rsidR="00B41A94" w:rsidRPr="00B41A94" w:rsidRDefault="00B41A94" w:rsidP="00B41A94">
      <w:pPr>
        <w:pStyle w:val="EndNoteBibliography"/>
        <w:spacing w:after="0"/>
        <w:rPr>
          <w:noProof/>
        </w:rPr>
      </w:pPr>
      <w:r w:rsidRPr="00B41A94">
        <w:rPr>
          <w:noProof/>
        </w:rPr>
        <w:t xml:space="preserve">De Cabo, R. and M. P. Mattson (2019). "Effects of intermittent fasting on health, aging, and disease." </w:t>
      </w:r>
      <w:r w:rsidRPr="00B41A94">
        <w:rPr>
          <w:noProof/>
          <w:u w:val="single"/>
        </w:rPr>
        <w:t>New England Journal of Medicine</w:t>
      </w:r>
      <w:r w:rsidRPr="00B41A94">
        <w:rPr>
          <w:noProof/>
        </w:rPr>
        <w:t xml:space="preserve"> </w:t>
      </w:r>
      <w:r w:rsidRPr="00B41A94">
        <w:rPr>
          <w:b/>
          <w:noProof/>
        </w:rPr>
        <w:t>381</w:t>
      </w:r>
      <w:r w:rsidRPr="00B41A94">
        <w:rPr>
          <w:noProof/>
        </w:rPr>
        <w:t>(26): 2541––2551.</w:t>
      </w:r>
    </w:p>
    <w:p w14:paraId="172375B2" w14:textId="77777777" w:rsidR="00B41A94" w:rsidRPr="00B41A94" w:rsidRDefault="00B41A94" w:rsidP="00B41A94">
      <w:pPr>
        <w:pStyle w:val="EndNoteBibliography"/>
        <w:spacing w:after="0"/>
        <w:rPr>
          <w:noProof/>
        </w:rPr>
      </w:pPr>
      <w:r w:rsidRPr="00B41A94">
        <w:rPr>
          <w:noProof/>
        </w:rPr>
        <w:t xml:space="preserve">Holm, S. (1979). "A simple sequentially rejective multiple test procedure." </w:t>
      </w:r>
      <w:r w:rsidRPr="00B41A94">
        <w:rPr>
          <w:noProof/>
          <w:u w:val="single"/>
        </w:rPr>
        <w:t>Scandinavian journal of statistics</w:t>
      </w:r>
      <w:r w:rsidRPr="00B41A94">
        <w:rPr>
          <w:noProof/>
        </w:rPr>
        <w:t>: 65––70.</w:t>
      </w:r>
    </w:p>
    <w:p w14:paraId="2C3AA164" w14:textId="77777777" w:rsidR="00B41A94" w:rsidRPr="00B41A94" w:rsidRDefault="00B41A94" w:rsidP="00B41A94">
      <w:pPr>
        <w:pStyle w:val="EndNoteBibliography"/>
        <w:spacing w:after="0"/>
        <w:rPr>
          <w:noProof/>
        </w:rPr>
      </w:pPr>
      <w:r w:rsidRPr="00B41A94">
        <w:rPr>
          <w:noProof/>
        </w:rPr>
        <w:lastRenderedPageBreak/>
        <w:t xml:space="preserve">Hubbard, T. D., J.-H. Hsieh, C. V. Rider, N. S. Sipes, A. Sedykh, B. J. Collins, S. S. Auerbach, M. Xia, R. Huang, N. J. Walker and et al. (2019). "Using Tox21 high-throughput screening assays for the evaluation of botanical and dietary supplements." </w:t>
      </w:r>
      <w:r w:rsidRPr="00B41A94">
        <w:rPr>
          <w:noProof/>
          <w:u w:val="single"/>
        </w:rPr>
        <w:t>Applied In Vitro Toxicology</w:t>
      </w:r>
      <w:r w:rsidRPr="00B41A94">
        <w:rPr>
          <w:noProof/>
        </w:rPr>
        <w:t xml:space="preserve"> </w:t>
      </w:r>
      <w:r w:rsidRPr="00B41A94">
        <w:rPr>
          <w:b/>
          <w:noProof/>
        </w:rPr>
        <w:t>5</w:t>
      </w:r>
      <w:r w:rsidRPr="00B41A94">
        <w:rPr>
          <w:noProof/>
        </w:rPr>
        <w:t>(1): 10––25.</w:t>
      </w:r>
    </w:p>
    <w:p w14:paraId="569903C0" w14:textId="77777777" w:rsidR="00B41A94" w:rsidRPr="00B41A94" w:rsidRDefault="00B41A94" w:rsidP="00B41A94">
      <w:pPr>
        <w:pStyle w:val="EndNoteBibliography"/>
        <w:spacing w:after="0"/>
        <w:rPr>
          <w:noProof/>
        </w:rPr>
      </w:pPr>
      <w:r w:rsidRPr="00B41A94">
        <w:rPr>
          <w:noProof/>
        </w:rPr>
        <w:t xml:space="preserve">Klimenko, K. (2021). "Examining the evidence of non-monotonic dose-response in Androgen Receptor agonism high-throughput screening assay." </w:t>
      </w:r>
      <w:r w:rsidRPr="00B41A94">
        <w:rPr>
          <w:noProof/>
          <w:u w:val="single"/>
        </w:rPr>
        <w:t>Toxicology and Applied Pharmacology</w:t>
      </w:r>
      <w:r w:rsidRPr="00B41A94">
        <w:rPr>
          <w:noProof/>
        </w:rPr>
        <w:t xml:space="preserve"> </w:t>
      </w:r>
      <w:r w:rsidRPr="00B41A94">
        <w:rPr>
          <w:b/>
          <w:noProof/>
        </w:rPr>
        <w:t>410</w:t>
      </w:r>
      <w:r w:rsidRPr="00B41A94">
        <w:rPr>
          <w:noProof/>
        </w:rPr>
        <w:t>: 115338.</w:t>
      </w:r>
    </w:p>
    <w:p w14:paraId="5ACBDE4B" w14:textId="77777777" w:rsidR="00B41A94" w:rsidRPr="00B41A94" w:rsidRDefault="00B41A94" w:rsidP="00B41A94">
      <w:pPr>
        <w:pStyle w:val="EndNoteBibliography"/>
        <w:spacing w:after="0"/>
        <w:rPr>
          <w:noProof/>
        </w:rPr>
      </w:pPr>
      <w:r w:rsidRPr="00B41A94">
        <w:rPr>
          <w:noProof/>
        </w:rPr>
        <w:t xml:space="preserve">Meyer, M. (2008). "Inference using shape-restricted regression splines." </w:t>
      </w:r>
      <w:r w:rsidRPr="00B41A94">
        <w:rPr>
          <w:noProof/>
          <w:u w:val="single"/>
        </w:rPr>
        <w:t>The Annals of Applied Statistics</w:t>
      </w:r>
      <w:r w:rsidRPr="00B41A94">
        <w:rPr>
          <w:noProof/>
        </w:rPr>
        <w:t xml:space="preserve"> </w:t>
      </w:r>
      <w:r w:rsidRPr="00B41A94">
        <w:rPr>
          <w:b/>
          <w:noProof/>
        </w:rPr>
        <w:t>2</w:t>
      </w:r>
      <w:r w:rsidRPr="00B41A94">
        <w:rPr>
          <w:noProof/>
        </w:rPr>
        <w:t>.</w:t>
      </w:r>
    </w:p>
    <w:p w14:paraId="2D57C001" w14:textId="77777777" w:rsidR="00B41A94" w:rsidRPr="00B41A94" w:rsidRDefault="00B41A94" w:rsidP="00B41A94">
      <w:pPr>
        <w:pStyle w:val="EndNoteBibliography"/>
        <w:spacing w:after="0"/>
        <w:rPr>
          <w:noProof/>
        </w:rPr>
      </w:pPr>
      <w:r w:rsidRPr="00B41A94">
        <w:rPr>
          <w:noProof/>
        </w:rPr>
        <w:t xml:space="preserve">Ramsay, J. (1988). "Monotone Regression Splines in Action." </w:t>
      </w:r>
      <w:r w:rsidRPr="00B41A94">
        <w:rPr>
          <w:noProof/>
          <w:u w:val="single"/>
        </w:rPr>
        <w:t>Statistical Science</w:t>
      </w:r>
      <w:r w:rsidRPr="00B41A94">
        <w:rPr>
          <w:noProof/>
        </w:rPr>
        <w:t xml:space="preserve"> </w:t>
      </w:r>
      <w:r w:rsidRPr="00B41A94">
        <w:rPr>
          <w:b/>
          <w:noProof/>
        </w:rPr>
        <w:t>3</w:t>
      </w:r>
      <w:r w:rsidRPr="00B41A94">
        <w:rPr>
          <w:noProof/>
        </w:rPr>
        <w:t>.</w:t>
      </w:r>
    </w:p>
    <w:p w14:paraId="5A7EFEF3" w14:textId="77777777" w:rsidR="00B41A94" w:rsidRPr="00B41A94" w:rsidRDefault="00B41A94" w:rsidP="00B41A94">
      <w:pPr>
        <w:pStyle w:val="EndNoteBibliography"/>
        <w:spacing w:after="0"/>
        <w:rPr>
          <w:noProof/>
        </w:rPr>
      </w:pPr>
      <w:r w:rsidRPr="00B41A94">
        <w:rPr>
          <w:noProof/>
        </w:rPr>
        <w:t xml:space="preserve">Shi, Z., M. Xia, S. Xiao and Q. Zhang (2022). "Identification of nonmonotonic concentration-responses in Tox21 high-throughput screening estrogen receptor assays." </w:t>
      </w:r>
      <w:r w:rsidRPr="00B41A94">
        <w:rPr>
          <w:noProof/>
          <w:u w:val="single"/>
        </w:rPr>
        <w:t>Toxicology and applied pharmacology</w:t>
      </w:r>
      <w:r w:rsidRPr="00B41A94">
        <w:rPr>
          <w:noProof/>
        </w:rPr>
        <w:t xml:space="preserve"> </w:t>
      </w:r>
      <w:r w:rsidRPr="00B41A94">
        <w:rPr>
          <w:b/>
          <w:noProof/>
        </w:rPr>
        <w:t>452</w:t>
      </w:r>
      <w:r w:rsidRPr="00B41A94">
        <w:rPr>
          <w:noProof/>
        </w:rPr>
        <w:t>: 116206.</w:t>
      </w:r>
    </w:p>
    <w:p w14:paraId="1E9DA350" w14:textId="77777777" w:rsidR="00B41A94" w:rsidRPr="00B41A94" w:rsidRDefault="00B41A94" w:rsidP="00B41A94">
      <w:pPr>
        <w:pStyle w:val="EndNoteBibliography"/>
        <w:spacing w:after="0"/>
        <w:rPr>
          <w:noProof/>
        </w:rPr>
      </w:pPr>
      <w:r w:rsidRPr="00B41A94">
        <w:rPr>
          <w:noProof/>
        </w:rPr>
        <w:t xml:space="preserve">Son, T. G., S. Camandola and M. P. Mattson (2008). "Hormetic dietary phytochemicals." </w:t>
      </w:r>
      <w:r w:rsidRPr="00B41A94">
        <w:rPr>
          <w:noProof/>
          <w:u w:val="single"/>
        </w:rPr>
        <w:t>Neuromolecular medicine</w:t>
      </w:r>
      <w:r w:rsidRPr="00B41A94">
        <w:rPr>
          <w:noProof/>
        </w:rPr>
        <w:t xml:space="preserve"> </w:t>
      </w:r>
      <w:r w:rsidRPr="00B41A94">
        <w:rPr>
          <w:b/>
          <w:noProof/>
        </w:rPr>
        <w:t>10</w:t>
      </w:r>
      <w:r w:rsidRPr="00B41A94">
        <w:rPr>
          <w:noProof/>
        </w:rPr>
        <w:t>(4): 236––246.</w:t>
      </w:r>
    </w:p>
    <w:p w14:paraId="44F168BB" w14:textId="77777777" w:rsidR="00B41A94" w:rsidRPr="00B41A94" w:rsidRDefault="00B41A94" w:rsidP="00B41A94">
      <w:pPr>
        <w:pStyle w:val="EndNoteBibliography"/>
        <w:spacing w:after="0"/>
        <w:rPr>
          <w:noProof/>
        </w:rPr>
      </w:pPr>
      <w:r w:rsidRPr="00B41A94">
        <w:rPr>
          <w:noProof/>
        </w:rPr>
        <w:t xml:space="preserve">Thomas, R. S., R. S. Paules, A. Simeonov, S. C. Fitzpatrick, K. M. Crofton, W. M. Casey and D. L. Mendrick (2018). "The US Federal Tox21 Program: A strategic and operational plan for continued leadership." </w:t>
      </w:r>
      <w:r w:rsidRPr="00B41A94">
        <w:rPr>
          <w:noProof/>
          <w:u w:val="single"/>
        </w:rPr>
        <w:t>Altex</w:t>
      </w:r>
      <w:r w:rsidRPr="00B41A94">
        <w:rPr>
          <w:noProof/>
        </w:rPr>
        <w:t xml:space="preserve"> </w:t>
      </w:r>
      <w:r w:rsidRPr="00B41A94">
        <w:rPr>
          <w:b/>
          <w:noProof/>
        </w:rPr>
        <w:t>35</w:t>
      </w:r>
      <w:r w:rsidRPr="00B41A94">
        <w:rPr>
          <w:noProof/>
        </w:rPr>
        <w:t>(2): 163.</w:t>
      </w:r>
    </w:p>
    <w:p w14:paraId="1D6778DF" w14:textId="77777777" w:rsidR="00B41A94" w:rsidRPr="00B41A94" w:rsidRDefault="00B41A94" w:rsidP="00B41A94">
      <w:pPr>
        <w:pStyle w:val="EndNoteBibliography"/>
        <w:spacing w:after="0"/>
        <w:rPr>
          <w:noProof/>
        </w:rPr>
      </w:pPr>
      <w:r w:rsidRPr="00B41A94">
        <w:rPr>
          <w:noProof/>
        </w:rPr>
        <w:t xml:space="preserve">Wang, D., E. J. Calabrese, B. Lian, Z. Lin and V. Calabrese (2018). "Hormesis as a mechanistic approach to understanding herbal treatments in traditional Chinese medicine." </w:t>
      </w:r>
      <w:r w:rsidRPr="00B41A94">
        <w:rPr>
          <w:noProof/>
          <w:u w:val="single"/>
        </w:rPr>
        <w:t>Pharmacology \&amp; therapeutics</w:t>
      </w:r>
      <w:r w:rsidRPr="00B41A94">
        <w:rPr>
          <w:noProof/>
        </w:rPr>
        <w:t xml:space="preserve"> </w:t>
      </w:r>
      <w:r w:rsidRPr="00B41A94">
        <w:rPr>
          <w:b/>
          <w:noProof/>
        </w:rPr>
        <w:t>184</w:t>
      </w:r>
      <w:r w:rsidRPr="00B41A94">
        <w:rPr>
          <w:noProof/>
        </w:rPr>
        <w:t>: 42––50.</w:t>
      </w:r>
    </w:p>
    <w:p w14:paraId="5BE32BF5" w14:textId="77777777" w:rsidR="00B41A94" w:rsidRPr="00B41A94" w:rsidRDefault="00B41A94" w:rsidP="00B41A94">
      <w:pPr>
        <w:pStyle w:val="EndNoteBibliography"/>
        <w:spacing w:after="0"/>
        <w:rPr>
          <w:noProof/>
        </w:rPr>
      </w:pPr>
      <w:r w:rsidRPr="00B41A94">
        <w:rPr>
          <w:noProof/>
        </w:rPr>
        <w:t xml:space="preserve">Yin, Q., X. Xun, S. D. Peddada and J. J. Adibi (2021). "Shape detection using semi-parametric shape-restricted mixed effects regression spline with applications." </w:t>
      </w:r>
      <w:r w:rsidRPr="00B41A94">
        <w:rPr>
          <w:noProof/>
          <w:u w:val="single"/>
        </w:rPr>
        <w:t>Sankhya B</w:t>
      </w:r>
      <w:r w:rsidRPr="00B41A94">
        <w:rPr>
          <w:noProof/>
        </w:rPr>
        <w:t xml:space="preserve"> </w:t>
      </w:r>
      <w:r w:rsidRPr="00B41A94">
        <w:rPr>
          <w:b/>
          <w:noProof/>
        </w:rPr>
        <w:t>83</w:t>
      </w:r>
      <w:r w:rsidRPr="00B41A94">
        <w:rPr>
          <w:noProof/>
        </w:rPr>
        <w:t>(Suppl 1): 65––85.</w:t>
      </w:r>
    </w:p>
    <w:p w14:paraId="4C16FBB2" w14:textId="77777777" w:rsidR="00B41A94" w:rsidRPr="00B41A94" w:rsidRDefault="00B41A94" w:rsidP="00B41A94">
      <w:pPr>
        <w:pStyle w:val="EndNoteBibliography"/>
        <w:spacing w:after="0"/>
        <w:rPr>
          <w:noProof/>
        </w:rPr>
      </w:pPr>
      <w:r w:rsidRPr="00B41A94">
        <w:rPr>
          <w:noProof/>
        </w:rPr>
        <w:t xml:space="preserve">Yuan, H., Q. Ma, L. Ye and G. Piao (2016). "The traditional medicine and modern medicine from natural products." </w:t>
      </w:r>
      <w:r w:rsidRPr="00B41A94">
        <w:rPr>
          <w:noProof/>
          <w:u w:val="single"/>
        </w:rPr>
        <w:t>Molecules</w:t>
      </w:r>
      <w:r w:rsidRPr="00B41A94">
        <w:rPr>
          <w:noProof/>
        </w:rPr>
        <w:t xml:space="preserve"> </w:t>
      </w:r>
      <w:r w:rsidRPr="00B41A94">
        <w:rPr>
          <w:b/>
          <w:noProof/>
        </w:rPr>
        <w:t>21</w:t>
      </w:r>
      <w:r w:rsidRPr="00B41A94">
        <w:rPr>
          <w:noProof/>
        </w:rPr>
        <w:t>(5): 559.</w:t>
      </w:r>
    </w:p>
    <w:p w14:paraId="1095DD97" w14:textId="77777777" w:rsidR="00B41A94" w:rsidRPr="00B41A94" w:rsidRDefault="00B41A94" w:rsidP="00B41A94">
      <w:pPr>
        <w:pStyle w:val="EndNoteBibliography"/>
        <w:rPr>
          <w:noProof/>
        </w:rPr>
      </w:pPr>
      <w:r w:rsidRPr="00B41A94">
        <w:rPr>
          <w:noProof/>
        </w:rPr>
        <w:t>Zhao, Y. (2021). "Computational Analysis and Modeling of Tox21 AhR Activation High-Throughput Screening Assays."</w:t>
      </w:r>
    </w:p>
    <w:p w14:paraId="096F1867" w14:textId="12D3D335" w:rsidR="003765E2" w:rsidRDefault="007604E8" w:rsidP="003765E2">
      <w:pPr>
        <w:rPr>
          <w:ins w:id="150" w:author="Jin, Ying (NIH/NIEHS) [F]" w:date="2026-01-23T16:08:00Z" w16du:dateUtc="2026-01-23T21:08:00Z"/>
        </w:rPr>
      </w:pPr>
      <w:r>
        <w:fldChar w:fldCharType="end"/>
      </w:r>
    </w:p>
    <w:p w14:paraId="5F98F9DE" w14:textId="77777777" w:rsidR="000934E3" w:rsidRDefault="000934E3" w:rsidP="000934E3"/>
    <w:sectPr w:rsidR="000934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in, Ying (NIH/NIEHS) [F]" w:date="2026-01-22T15:49:00Z" w:initials="JY([">
    <w:p w14:paraId="25D6EBC9" w14:textId="77777777" w:rsidR="00F131BF" w:rsidRDefault="00F131BF" w:rsidP="00F131BF">
      <w:r>
        <w:rPr>
          <w:rStyle w:val="CommentReference"/>
        </w:rPr>
        <w:annotationRef/>
      </w:r>
      <w:r>
        <w:rPr>
          <w:sz w:val="20"/>
          <w:szCs w:val="20"/>
        </w:rPr>
        <w:t>In the SHARP paper, these conditions are described as non-negative/non-positive and non-decreasing/non-increasing.</w:t>
      </w:r>
    </w:p>
  </w:comment>
  <w:comment w:id="16" w:author="Jin, Ying (NIH/NIEHS) [F]" w:date="2026-01-22T15:47:00Z" w:initials="JY([">
    <w:p w14:paraId="4748C0D3" w14:textId="5C5610B3" w:rsidR="008A1F29" w:rsidRDefault="008A1F29" w:rsidP="008A1F29">
      <w:r>
        <w:rPr>
          <w:rStyle w:val="CommentReference"/>
        </w:rPr>
        <w:annotationRef/>
      </w:r>
      <w:r>
        <w:rPr>
          <w:sz w:val="20"/>
          <w:szCs w:val="20"/>
        </w:rPr>
        <w:t xml:space="preserve">We didn't use any confounders or random effect in our procedure. Is it better to exclude them from model formulation? </w:t>
      </w:r>
    </w:p>
    <w:p w14:paraId="0D827B70" w14:textId="77777777" w:rsidR="008A1F29" w:rsidRDefault="008A1F29" w:rsidP="008A1F29"/>
  </w:comment>
  <w:comment w:id="17" w:author="Jin, Ying (NIH/NIEHS) [F]" w:date="2026-01-23T15:26:00Z" w:initials="JY([">
    <w:p w14:paraId="2F15BF25" w14:textId="77777777" w:rsidR="0047201A" w:rsidRDefault="0047201A" w:rsidP="0047201A">
      <w:r>
        <w:rPr>
          <w:rStyle w:val="CommentReference"/>
        </w:rPr>
        <w:annotationRef/>
      </w:r>
      <w:r>
        <w:rPr>
          <w:sz w:val="20"/>
          <w:szCs w:val="20"/>
        </w:rPr>
        <w:t>Specify for Tox21 data only</w:t>
      </w:r>
    </w:p>
  </w:comment>
  <w:comment w:id="18" w:author="Jin, Ying (NIH/NIEHS) [F]" w:date="2026-01-22T15:50:00Z" w:initials="JY([">
    <w:p w14:paraId="3BD9CCFE" w14:textId="0500C185" w:rsidR="00CC0BE0" w:rsidRDefault="00CC0BE0" w:rsidP="00CC0BE0">
      <w:r>
        <w:rPr>
          <w:rStyle w:val="CommentReference"/>
        </w:rPr>
        <w:annotationRef/>
      </w:r>
      <w:r>
        <w:rPr>
          <w:sz w:val="20"/>
          <w:szCs w:val="20"/>
        </w:rPr>
        <w:t>Similar as above.</w:t>
      </w:r>
    </w:p>
  </w:comment>
  <w:comment w:id="20" w:author="Jin, Ying (NIH/NIEHS) [F]" w:date="2026-01-23T15:42:00Z" w:initials="JY([">
    <w:p w14:paraId="2067978B" w14:textId="77777777" w:rsidR="00EC74F1" w:rsidRDefault="00EC74F1" w:rsidP="00EC74F1">
      <w:r>
        <w:rPr>
          <w:rStyle w:val="CommentReference"/>
        </w:rPr>
        <w:annotationRef/>
      </w:r>
      <w:r>
        <w:rPr>
          <w:sz w:val="20"/>
          <w:szCs w:val="20"/>
        </w:rPr>
        <w:t xml:space="preserve">Random sampling causes inconsistent conclusions. Implementation detail. </w:t>
      </w:r>
    </w:p>
  </w:comment>
  <w:comment w:id="129" w:author="Jin, Ying (NIH/NIEHS) [F]" w:date="2026-01-22T16:14:00Z" w:initials="JY([">
    <w:p w14:paraId="3AFA0782" w14:textId="451D24D3" w:rsidR="00450CBC" w:rsidRDefault="00450CBC" w:rsidP="00450CBC">
      <w:r>
        <w:rPr>
          <w:rStyle w:val="CommentReference"/>
        </w:rPr>
        <w:annotationRef/>
      </w:r>
      <w:r>
        <w:rPr>
          <w:sz w:val="20"/>
          <w:szCs w:val="20"/>
        </w:rPr>
        <w:t>A section on implementation details, explaining the sampling procedure in SHARP, introduce the ambiguity problem, and the solution of doing repeats and taking median p-values.</w:t>
      </w:r>
    </w:p>
  </w:comment>
  <w:comment w:id="130" w:author="Jin, Ying (NIH/NIEHS) [F]" w:date="2026-01-23T15:41:00Z" w:initials="JY([">
    <w:p w14:paraId="4379F25E" w14:textId="77777777" w:rsidR="00327F9B" w:rsidRDefault="00327F9B" w:rsidP="00327F9B">
      <w:r>
        <w:rPr>
          <w:rStyle w:val="CommentReference"/>
        </w:rPr>
        <w:annotationRef/>
      </w:r>
      <w:r>
        <w:rPr>
          <w:sz w:val="20"/>
          <w:szCs w:val="20"/>
        </w:rPr>
        <w:t xml:space="preserve">What is p value. Why is it important to present it. Scatterplot is more informative in identifying trends. </w:t>
      </w:r>
    </w:p>
  </w:comment>
  <w:comment w:id="131" w:author="Jin, Ying (NIH/NIEHS) [F]" w:date="2026-02-12T16:20:00Z" w:initials="JY([">
    <w:p w14:paraId="259B9929" w14:textId="77777777" w:rsidR="000F5C31" w:rsidRDefault="000F5C31" w:rsidP="000F5C31">
      <w:r>
        <w:rPr>
          <w:rStyle w:val="CommentReference"/>
        </w:rPr>
        <w:annotationRef/>
      </w:r>
      <w:r>
        <w:rPr>
          <w:sz w:val="20"/>
          <w:szCs w:val="20"/>
        </w:rPr>
        <w:t>Condense. Assume readers know what p values is</w:t>
      </w:r>
    </w:p>
  </w:comment>
  <w:comment w:id="136" w:author="Jin, Ying (NIH/NIEHS) [F]" w:date="2026-02-12T16:23:00Z" w:initials="JY([">
    <w:p w14:paraId="50400E0B" w14:textId="77777777" w:rsidR="00B121EA" w:rsidRDefault="00B121EA" w:rsidP="00B121EA">
      <w:r>
        <w:rPr>
          <w:rStyle w:val="CommentReference"/>
        </w:rPr>
        <w:annotationRef/>
      </w:r>
      <w:r>
        <w:rPr>
          <w:sz w:val="20"/>
          <w:szCs w:val="20"/>
        </w:rPr>
        <w:t xml:space="preserve">Distribution of p values (scatter plot), not a lot of variation, but some one the boundary. </w:t>
      </w:r>
    </w:p>
  </w:comment>
  <w:comment w:id="137" w:author="Zilber, Daniel (NIH/NIEHS) [E]" w:date="2026-01-22T14:43:00Z" w:initials="DZ">
    <w:p w14:paraId="5BC9EA9E" w14:textId="3C71D010" w:rsidR="004B3632" w:rsidRDefault="004B3632" w:rsidP="004B3632">
      <w:r>
        <w:rPr>
          <w:rStyle w:val="CommentReference"/>
        </w:rPr>
        <w:annotationRef/>
      </w:r>
      <w:r>
        <w:rPr>
          <w:color w:val="000000"/>
          <w:sz w:val="20"/>
          <w:szCs w:val="20"/>
        </w:rPr>
        <w:t>An abrupt transition.  Visualization is relevant to an earlier point, which can be reiterated somehow.</w:t>
      </w:r>
    </w:p>
  </w:comment>
  <w:comment w:id="138" w:author="Jin, Ying (NIH/NIEHS) [F]" w:date="2026-01-23T15:59:00Z" w:initials="JY([">
    <w:p w14:paraId="2EBF9647" w14:textId="77777777" w:rsidR="008E40EB" w:rsidRDefault="008E40EB" w:rsidP="008E40EB">
      <w:r>
        <w:rPr>
          <w:rStyle w:val="CommentReference"/>
        </w:rPr>
        <w:annotationRef/>
      </w:r>
      <w:r>
        <w:rPr>
          <w:sz w:val="20"/>
          <w:szCs w:val="20"/>
        </w:rPr>
        <w:t xml:space="preserve">Visualization summarizes a lot information/large datasets and thus scalable. </w:t>
      </w:r>
    </w:p>
  </w:comment>
  <w:comment w:id="141" w:author="Zilber, Daniel (NIH/NIEHS) [E]" w:date="2026-01-22T14:45:00Z" w:initials="DZ">
    <w:p w14:paraId="28375281" w14:textId="0CA0A4E2" w:rsidR="004B3632" w:rsidRDefault="004B3632" w:rsidP="004B3632">
      <w:r>
        <w:rPr>
          <w:rStyle w:val="CommentReference"/>
        </w:rPr>
        <w:annotationRef/>
      </w:r>
      <w:r>
        <w:rPr>
          <w:color w:val="000000"/>
          <w:sz w:val="20"/>
          <w:szCs w:val="20"/>
        </w:rPr>
        <w:t>This plot can be more informative if we rearrange the assays so that all the pathways are first and all viability assays are last.  What should we say about ARE_ratio vs ARE_via?</w:t>
      </w:r>
    </w:p>
  </w:comment>
  <w:comment w:id="142" w:author="Jin, Ying (NIH/NIEHS) [F]" w:date="2026-02-12T15:34:00Z" w:initials="JY([">
    <w:p w14:paraId="2A484E91" w14:textId="77777777" w:rsidR="00A4444D" w:rsidRDefault="00A4444D" w:rsidP="00A4444D">
      <w:r>
        <w:rPr>
          <w:rStyle w:val="CommentReference"/>
        </w:rPr>
        <w:annotationRef/>
      </w:r>
      <w:r>
        <w:rPr>
          <w:sz w:val="20"/>
          <w:szCs w:val="20"/>
        </w:rPr>
        <w:t>Please see updated figure</w:t>
      </w:r>
    </w:p>
  </w:comment>
  <w:comment w:id="145" w:author="Jin, Ying (NIH/NIEHS) [F]" w:date="2026-02-12T16:34:00Z" w:initials="JY([">
    <w:p w14:paraId="1D7F53F4" w14:textId="77777777" w:rsidR="000D35EA" w:rsidRDefault="000D35EA" w:rsidP="000D35EA">
      <w:r>
        <w:rPr>
          <w:rStyle w:val="CommentReference"/>
        </w:rPr>
        <w:annotationRef/>
      </w:r>
      <w:r>
        <w:rPr>
          <w:sz w:val="20"/>
          <w:szCs w:val="20"/>
        </w:rPr>
        <w:t xml:space="preserve">Delete this. Already mentioned before. </w:t>
      </w:r>
    </w:p>
  </w:comment>
  <w:comment w:id="144" w:author="Jin, Ying (NIH/NIEHS) [F]" w:date="2026-01-22T16:24:00Z" w:initials="JY([">
    <w:p w14:paraId="17A3905A" w14:textId="77777777" w:rsidR="00700499" w:rsidRDefault="00700499" w:rsidP="00700499">
      <w:r>
        <w:rPr>
          <w:rStyle w:val="CommentReference"/>
        </w:rPr>
        <w:annotationRef/>
      </w:r>
      <w:r>
        <w:rPr>
          <w:sz w:val="20"/>
          <w:szCs w:val="20"/>
        </w:rPr>
        <w:t xml:space="preserve">Actually, is it better to explain the visualization scheme in the result section? </w:t>
      </w:r>
    </w:p>
  </w:comment>
  <w:comment w:id="146" w:author="Jin, Ying (NIH/NIEHS) [F]" w:date="2026-02-12T16:05:00Z" w:initials="JY([">
    <w:p w14:paraId="0F61A8CC" w14:textId="77777777" w:rsidR="00970F17" w:rsidRDefault="00970F17" w:rsidP="00970F17">
      <w:r>
        <w:rPr>
          <w:rStyle w:val="CommentReference"/>
        </w:rPr>
        <w:annotationRef/>
      </w:r>
      <w:r>
        <w:rPr>
          <w:sz w:val="20"/>
          <w:szCs w:val="20"/>
        </w:rPr>
        <w:t>Does this refer to the subjectively ambiguous curves?</w:t>
      </w:r>
    </w:p>
    <w:p w14:paraId="5EDD8670" w14:textId="77777777" w:rsidR="00970F17" w:rsidRDefault="00970F17" w:rsidP="00970F17"/>
  </w:comment>
  <w:comment w:id="147" w:author="Jin, Ying (NIH/NIEHS) [F]" w:date="2026-02-12T16:42:00Z" w:initials="JY([">
    <w:p w14:paraId="7796373C" w14:textId="77777777" w:rsidR="007A4C4A" w:rsidRDefault="007A4C4A" w:rsidP="007A4C4A">
      <w:r>
        <w:rPr>
          <w:rStyle w:val="CommentReference"/>
        </w:rPr>
        <w:annotationRef/>
      </w:r>
      <w:r>
        <w:rPr>
          <w:sz w:val="20"/>
          <w:szCs w:val="20"/>
        </w:rPr>
        <w:t>Correspond to the center area of scatter plot</w:t>
      </w:r>
    </w:p>
  </w:comment>
  <w:comment w:id="148" w:author="Jin, Ying (NIH/NIEHS) [F]" w:date="2026-02-12T16:38:00Z" w:initials="JY([">
    <w:p w14:paraId="28AB40C9" w14:textId="77777777" w:rsidR="00AA5319" w:rsidRDefault="00AA5319" w:rsidP="00AA5319">
      <w:r>
        <w:rPr>
          <w:rStyle w:val="CommentReference"/>
        </w:rPr>
        <w:annotationRef/>
      </w:r>
      <w:r>
        <w:rPr>
          <w:sz w:val="20"/>
          <w:szCs w:val="20"/>
        </w:rPr>
        <w:t xml:space="preserve">Make scatterplot for each botanic group vs all assays, color by chemical name. </w:t>
      </w:r>
    </w:p>
  </w:comment>
  <w:comment w:id="149" w:author="Jin, Ying (NIH/NIEHS) [F]" w:date="2026-01-22T16:31:00Z" w:initials="JY([">
    <w:p w14:paraId="1D989440" w14:textId="4BBA6F72" w:rsidR="00EC46E6" w:rsidRDefault="00EC46E6" w:rsidP="00EC46E6">
      <w:r>
        <w:rPr>
          <w:rStyle w:val="CommentReference"/>
        </w:rPr>
        <w:annotationRef/>
      </w:r>
      <w:r>
        <w:rPr>
          <w:sz w:val="20"/>
          <w:szCs w:val="20"/>
        </w:rPr>
        <w:t>I actually called this ambiguity and used "uncertainty" to refer to p values/confidence intervals.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D6EBC9" w15:done="1"/>
  <w15:commentEx w15:paraId="0D827B70" w15:done="1"/>
  <w15:commentEx w15:paraId="2F15BF25" w15:paraIdParent="0D827B70" w15:done="1"/>
  <w15:commentEx w15:paraId="3BD9CCFE" w15:done="1"/>
  <w15:commentEx w15:paraId="2067978B" w15:done="1"/>
  <w15:commentEx w15:paraId="3AFA0782" w15:done="1"/>
  <w15:commentEx w15:paraId="4379F25E" w15:done="0"/>
  <w15:commentEx w15:paraId="259B9929" w15:paraIdParent="4379F25E" w15:done="0"/>
  <w15:commentEx w15:paraId="50400E0B" w15:done="0"/>
  <w15:commentEx w15:paraId="5BC9EA9E" w15:done="1"/>
  <w15:commentEx w15:paraId="2EBF9647" w15:paraIdParent="5BC9EA9E" w15:done="1"/>
  <w15:commentEx w15:paraId="28375281" w15:done="1"/>
  <w15:commentEx w15:paraId="2A484E91" w15:paraIdParent="28375281" w15:done="1"/>
  <w15:commentEx w15:paraId="1D7F53F4" w15:done="0"/>
  <w15:commentEx w15:paraId="17A3905A" w15:done="1"/>
  <w15:commentEx w15:paraId="5EDD8670" w15:done="0"/>
  <w15:commentEx w15:paraId="7796373C" w15:paraIdParent="5EDD8670" w15:done="0"/>
  <w15:commentEx w15:paraId="28AB40C9" w15:done="0"/>
  <w15:commentEx w15:paraId="1D98944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C8AC0" w16cex:dateUtc="2026-01-22T20:49:00Z">
    <w16cex:extLst>
      <w16:ext w16:uri="{CE6994B0-6A32-4C9F-8C6B-6E91EDA988CE}">
        <cr:reactions xmlns:cr="http://schemas.microsoft.com/office/comments/2020/reactions">
          <cr:reaction reactionType="1">
            <cr:reactionInfo dateUtc="2026-01-29T19:20:09Z">
              <cr:user userId="S::jiny8@nih.gov::f3351207-9ce7-4a29-ab74-5fe270738334" userProvider="AD" userName="Jin, Ying (NIH/NIEHS) [F]"/>
            </cr:reactionInfo>
          </cr:reaction>
        </cr:reactions>
      </w16:ext>
    </w16cex:extLst>
  </w16cex:commentExtensible>
  <w16cex:commentExtensible w16cex:durableId="74F10C8B" w16cex:dateUtc="2026-01-22T20:47:00Z"/>
  <w16cex:commentExtensible w16cex:durableId="655399DD" w16cex:dateUtc="2026-01-23T20:26:00Z"/>
  <w16cex:commentExtensible w16cex:durableId="080EBAC9" w16cex:dateUtc="2026-01-22T20:50:00Z">
    <w16cex:extLst>
      <w16:ext w16:uri="{CE6994B0-6A32-4C9F-8C6B-6E91EDA988CE}">
        <cr:reactions xmlns:cr="http://schemas.microsoft.com/office/comments/2020/reactions">
          <cr:reaction reactionType="1">
            <cr:reactionInfo dateUtc="2026-01-29T19:21:07Z">
              <cr:user userId="S::jiny8@nih.gov::f3351207-9ce7-4a29-ab74-5fe270738334" userProvider="AD" userName="Jin, Ying (NIH/NIEHS) [F]"/>
            </cr:reactionInfo>
          </cr:reaction>
        </cr:reactions>
      </w16:ext>
    </w16cex:extLst>
  </w16cex:commentExtensible>
  <w16cex:commentExtensible w16cex:durableId="2572C747" w16cex:dateUtc="2026-01-23T20:42:00Z">
    <w16cex:extLst>
      <w16:ext w16:uri="{CE6994B0-6A32-4C9F-8C6B-6E91EDA988CE}">
        <cr:reactions xmlns:cr="http://schemas.microsoft.com/office/comments/2020/reactions">
          <cr:reaction reactionType="1">
            <cr:reactionInfo dateUtc="2026-01-29T19:21:34Z">
              <cr:user userId="S::jiny8@nih.gov::f3351207-9ce7-4a29-ab74-5fe270738334" userProvider="AD" userName="Jin, Ying (NIH/NIEHS) [F]"/>
            </cr:reactionInfo>
          </cr:reaction>
        </cr:reactions>
      </w16:ext>
    </w16cex:extLst>
  </w16cex:commentExtensible>
  <w16cex:commentExtensible w16cex:durableId="3E163EFB" w16cex:dateUtc="2026-01-22T21:14:00Z">
    <w16cex:extLst>
      <w16:ext w16:uri="{CE6994B0-6A32-4C9F-8C6B-6E91EDA988CE}">
        <cr:reactions xmlns:cr="http://schemas.microsoft.com/office/comments/2020/reactions">
          <cr:reaction reactionType="1">
            <cr:reactionInfo dateUtc="2026-01-30T14:31:06Z">
              <cr:user userId="S::jiny8@nih.gov::f3351207-9ce7-4a29-ab74-5fe270738334" userProvider="AD" userName="Jin, Ying (NIH/NIEHS) [F]"/>
            </cr:reactionInfo>
          </cr:reaction>
        </cr:reactions>
      </w16:ext>
    </w16cex:extLst>
  </w16cex:commentExtensible>
  <w16cex:commentExtensible w16cex:durableId="739A70D2" w16cex:dateUtc="2026-01-23T20:41:00Z"/>
  <w16cex:commentExtensible w16cex:durableId="67334C81" w16cex:dateUtc="2026-02-12T21:20:00Z"/>
  <w16cex:commentExtensible w16cex:durableId="49EE1342" w16cex:dateUtc="2026-02-12T21:23:00Z"/>
  <w16cex:commentExtensible w16cex:durableId="419EAAD5" w16cex:dateUtc="2026-01-22T19:43:00Z"/>
  <w16cex:commentExtensible w16cex:durableId="3B3B3D6E" w16cex:dateUtc="2026-01-23T20:59:00Z">
    <w16cex:extLst>
      <w16:ext w16:uri="{CE6994B0-6A32-4C9F-8C6B-6E91EDA988CE}">
        <cr:reactions xmlns:cr="http://schemas.microsoft.com/office/comments/2020/reactions">
          <cr:reaction reactionType="1">
            <cr:reactionInfo dateUtc="2026-01-30T14:59:41Z">
              <cr:user userId="S::jiny8@nih.gov::f3351207-9ce7-4a29-ab74-5fe270738334" userProvider="AD" userName="Jin, Ying (NIH/NIEHS) [F]"/>
            </cr:reactionInfo>
          </cr:reaction>
        </cr:reactions>
      </w16:ext>
    </w16cex:extLst>
  </w16cex:commentExtensible>
  <w16cex:commentExtensible w16cex:durableId="7C6353F1" w16cex:dateUtc="2026-01-22T19:45:00Z">
    <w16cex:extLst>
      <w16:ext w16:uri="{CE6994B0-6A32-4C9F-8C6B-6E91EDA988CE}">
        <cr:reactions xmlns:cr="http://schemas.microsoft.com/office/comments/2020/reactions">
          <cr:reaction reactionType="1">
            <cr:reactionInfo dateUtc="2026-02-12T20:34:37Z">
              <cr:user userId="S::jiny8@nih.gov::f3351207-9ce7-4a29-ab74-5fe270738334" userProvider="AD" userName="Jin, Ying (NIH/NIEHS) [F]"/>
            </cr:reactionInfo>
          </cr:reaction>
        </cr:reactions>
      </w16:ext>
    </w16cex:extLst>
  </w16cex:commentExtensible>
  <w16cex:commentExtensible w16cex:durableId="6B9FE706" w16cex:dateUtc="2026-02-12T20:34:00Z"/>
  <w16cex:commentExtensible w16cex:durableId="2BD841C9" w16cex:dateUtc="2026-02-12T21:34:00Z"/>
  <w16cex:commentExtensible w16cex:durableId="7B905E81" w16cex:dateUtc="2026-01-22T21:24:00Z">
    <w16cex:extLst>
      <w16:ext w16:uri="{CE6994B0-6A32-4C9F-8C6B-6E91EDA988CE}">
        <cr:reactions xmlns:cr="http://schemas.microsoft.com/office/comments/2020/reactions">
          <cr:reaction reactionType="1">
            <cr:reactionInfo dateUtc="2026-02-12T20:36:05Z">
              <cr:user userId="S::jiny8@nih.gov::f3351207-9ce7-4a29-ab74-5fe270738334" userProvider="AD" userName="Jin, Ying (NIH/NIEHS) [F]"/>
            </cr:reactionInfo>
          </cr:reaction>
        </cr:reactions>
      </w16:ext>
    </w16cex:extLst>
  </w16cex:commentExtensible>
  <w16cex:commentExtensible w16cex:durableId="4AEEB44F" w16cex:dateUtc="2026-02-12T21:05:00Z"/>
  <w16cex:commentExtensible w16cex:durableId="653FD6D7" w16cex:dateUtc="2026-02-12T21:42:00Z"/>
  <w16cex:commentExtensible w16cex:durableId="042ABE43" w16cex:dateUtc="2026-02-12T21:38:00Z"/>
  <w16cex:commentExtensible w16cex:durableId="7BDC6FCE" w16cex:dateUtc="2026-01-22T21:31:00Z">
    <w16cex:extLst>
      <w16:ext w16:uri="{CE6994B0-6A32-4C9F-8C6B-6E91EDA988CE}">
        <cr:reactions xmlns:cr="http://schemas.microsoft.com/office/comments/2020/reactions">
          <cr:reaction reactionType="1">
            <cr:reactionInfo dateUtc="2026-01-23T21:04:51Z">
              <cr:user userId="S::jiny8@nih.gov::f3351207-9ce7-4a29-ab74-5fe270738334" userProvider="AD" userName="Jin, Ying (NIH/NIEHS) [F]"/>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D6EBC9" w16cid:durableId="29BC8AC0"/>
  <w16cid:commentId w16cid:paraId="0D827B70" w16cid:durableId="74F10C8B"/>
  <w16cid:commentId w16cid:paraId="2F15BF25" w16cid:durableId="655399DD"/>
  <w16cid:commentId w16cid:paraId="3BD9CCFE" w16cid:durableId="080EBAC9"/>
  <w16cid:commentId w16cid:paraId="2067978B" w16cid:durableId="2572C747"/>
  <w16cid:commentId w16cid:paraId="3AFA0782" w16cid:durableId="3E163EFB"/>
  <w16cid:commentId w16cid:paraId="4379F25E" w16cid:durableId="739A70D2"/>
  <w16cid:commentId w16cid:paraId="259B9929" w16cid:durableId="67334C81"/>
  <w16cid:commentId w16cid:paraId="50400E0B" w16cid:durableId="49EE1342"/>
  <w16cid:commentId w16cid:paraId="5BC9EA9E" w16cid:durableId="419EAAD5"/>
  <w16cid:commentId w16cid:paraId="2EBF9647" w16cid:durableId="3B3B3D6E"/>
  <w16cid:commentId w16cid:paraId="28375281" w16cid:durableId="7C6353F1"/>
  <w16cid:commentId w16cid:paraId="2A484E91" w16cid:durableId="6B9FE706"/>
  <w16cid:commentId w16cid:paraId="1D7F53F4" w16cid:durableId="2BD841C9"/>
  <w16cid:commentId w16cid:paraId="17A3905A" w16cid:durableId="7B905E81"/>
  <w16cid:commentId w16cid:paraId="5EDD8670" w16cid:durableId="4AEEB44F"/>
  <w16cid:commentId w16cid:paraId="7796373C" w16cid:durableId="653FD6D7"/>
  <w16cid:commentId w16cid:paraId="28AB40C9" w16cid:durableId="042ABE43"/>
  <w16cid:commentId w16cid:paraId="1D989440" w16cid:durableId="7BDC6F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36205"/>
    <w:multiLevelType w:val="hybridMultilevel"/>
    <w:tmpl w:val="D26E7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0D3DFD"/>
    <w:multiLevelType w:val="hybridMultilevel"/>
    <w:tmpl w:val="2F0A1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591DF4"/>
    <w:multiLevelType w:val="hybridMultilevel"/>
    <w:tmpl w:val="FA6EF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582740">
    <w:abstractNumId w:val="2"/>
  </w:num>
  <w:num w:numId="2" w16cid:durableId="1726947293">
    <w:abstractNumId w:val="1"/>
  </w:num>
  <w:num w:numId="3" w16cid:durableId="15221664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 Ying (NIH/NIEHS) [F]">
    <w15:presenceInfo w15:providerId="AD" w15:userId="S::jiny8@nih.gov::f3351207-9ce7-4a29-ab74-5fe270738334"/>
  </w15:person>
  <w15:person w15:author="Zilber, Daniel (NIH/NIEHS) [E]">
    <w15:presenceInfo w15:providerId="AD" w15:userId="S::zilberds@nih.gov::c081e442-694e-4e69-b1c2-2889785411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ze50tpt55p9vwepfetpve5e0ze595rd9af5&quot;&gt;My EndNote Library&lt;record-ids&gt;&lt;item&gt;69&lt;/item&gt;&lt;item&gt;70&lt;/item&gt;&lt;item&gt;71&lt;/item&gt;&lt;item&gt;72&lt;/item&gt;&lt;item&gt;73&lt;/item&gt;&lt;item&gt;74&lt;/item&gt;&lt;item&gt;75&lt;/item&gt;&lt;item&gt;76&lt;/item&gt;&lt;item&gt;77&lt;/item&gt;&lt;item&gt;78&lt;/item&gt;&lt;item&gt;79&lt;/item&gt;&lt;item&gt;80&lt;/item&gt;&lt;item&gt;81&lt;/item&gt;&lt;item&gt;83&lt;/item&gt;&lt;item&gt;85&lt;/item&gt;&lt;item&gt;86&lt;/item&gt;&lt;item&gt;87&lt;/item&gt;&lt;item&gt;89&lt;/item&gt;&lt;/record-ids&gt;&lt;/item&gt;&lt;/Libraries&gt;"/>
  </w:docVars>
  <w:rsids>
    <w:rsidRoot w:val="007604E8"/>
    <w:rsid w:val="00015919"/>
    <w:rsid w:val="00032FA5"/>
    <w:rsid w:val="000464A1"/>
    <w:rsid w:val="00051F2B"/>
    <w:rsid w:val="0006799D"/>
    <w:rsid w:val="00084EF3"/>
    <w:rsid w:val="000934E3"/>
    <w:rsid w:val="00093EC8"/>
    <w:rsid w:val="000B192B"/>
    <w:rsid w:val="000D2E60"/>
    <w:rsid w:val="000D30C1"/>
    <w:rsid w:val="000D35EA"/>
    <w:rsid w:val="000D7AD7"/>
    <w:rsid w:val="000E0112"/>
    <w:rsid w:val="000E03E1"/>
    <w:rsid w:val="000E6644"/>
    <w:rsid w:val="000F0E4F"/>
    <w:rsid w:val="000F2A0E"/>
    <w:rsid w:val="000F5C31"/>
    <w:rsid w:val="00101FE7"/>
    <w:rsid w:val="001113A3"/>
    <w:rsid w:val="00114E69"/>
    <w:rsid w:val="00124E8E"/>
    <w:rsid w:val="001305AA"/>
    <w:rsid w:val="001363AC"/>
    <w:rsid w:val="00144590"/>
    <w:rsid w:val="00161DAB"/>
    <w:rsid w:val="0017180B"/>
    <w:rsid w:val="00194B56"/>
    <w:rsid w:val="001B17BC"/>
    <w:rsid w:val="001B7099"/>
    <w:rsid w:val="001C006E"/>
    <w:rsid w:val="002103C2"/>
    <w:rsid w:val="00225FF0"/>
    <w:rsid w:val="0023752B"/>
    <w:rsid w:val="00281C5C"/>
    <w:rsid w:val="002838C8"/>
    <w:rsid w:val="0028598A"/>
    <w:rsid w:val="002909DB"/>
    <w:rsid w:val="002B1E33"/>
    <w:rsid w:val="002D440C"/>
    <w:rsid w:val="002D6C1B"/>
    <w:rsid w:val="002E2963"/>
    <w:rsid w:val="002E622B"/>
    <w:rsid w:val="002F0619"/>
    <w:rsid w:val="0030681C"/>
    <w:rsid w:val="003255C7"/>
    <w:rsid w:val="00327F9B"/>
    <w:rsid w:val="00333B2E"/>
    <w:rsid w:val="003359E3"/>
    <w:rsid w:val="00335E36"/>
    <w:rsid w:val="00342B8D"/>
    <w:rsid w:val="00351A17"/>
    <w:rsid w:val="003743FB"/>
    <w:rsid w:val="003765E2"/>
    <w:rsid w:val="00381D3D"/>
    <w:rsid w:val="00382CB5"/>
    <w:rsid w:val="003B4D64"/>
    <w:rsid w:val="003C2FF1"/>
    <w:rsid w:val="003C553E"/>
    <w:rsid w:val="003D3154"/>
    <w:rsid w:val="003D5BDD"/>
    <w:rsid w:val="003E1807"/>
    <w:rsid w:val="00410485"/>
    <w:rsid w:val="004139D9"/>
    <w:rsid w:val="00423052"/>
    <w:rsid w:val="00427B35"/>
    <w:rsid w:val="0043320E"/>
    <w:rsid w:val="004449B4"/>
    <w:rsid w:val="00450CBC"/>
    <w:rsid w:val="004570DA"/>
    <w:rsid w:val="004577AA"/>
    <w:rsid w:val="0046085B"/>
    <w:rsid w:val="0047201A"/>
    <w:rsid w:val="004A369C"/>
    <w:rsid w:val="004B0A9D"/>
    <w:rsid w:val="004B34EF"/>
    <w:rsid w:val="004B3632"/>
    <w:rsid w:val="004C0F19"/>
    <w:rsid w:val="004E022E"/>
    <w:rsid w:val="004E24BA"/>
    <w:rsid w:val="004F0382"/>
    <w:rsid w:val="004F6974"/>
    <w:rsid w:val="005216EC"/>
    <w:rsid w:val="005513F6"/>
    <w:rsid w:val="00592E88"/>
    <w:rsid w:val="005942FA"/>
    <w:rsid w:val="00596768"/>
    <w:rsid w:val="005D1D7D"/>
    <w:rsid w:val="005D3F76"/>
    <w:rsid w:val="005D5217"/>
    <w:rsid w:val="005E4ACE"/>
    <w:rsid w:val="005F14C3"/>
    <w:rsid w:val="005F45A3"/>
    <w:rsid w:val="00603F38"/>
    <w:rsid w:val="006106B7"/>
    <w:rsid w:val="00612588"/>
    <w:rsid w:val="00615674"/>
    <w:rsid w:val="00620F17"/>
    <w:rsid w:val="006226C7"/>
    <w:rsid w:val="00641E48"/>
    <w:rsid w:val="006421FE"/>
    <w:rsid w:val="00644A5E"/>
    <w:rsid w:val="00644AF8"/>
    <w:rsid w:val="00667547"/>
    <w:rsid w:val="0068461E"/>
    <w:rsid w:val="00692479"/>
    <w:rsid w:val="00692AC7"/>
    <w:rsid w:val="006A570F"/>
    <w:rsid w:val="006B6609"/>
    <w:rsid w:val="006C1435"/>
    <w:rsid w:val="006C6DB1"/>
    <w:rsid w:val="006D611C"/>
    <w:rsid w:val="006F1426"/>
    <w:rsid w:val="00700499"/>
    <w:rsid w:val="0073658D"/>
    <w:rsid w:val="0073717B"/>
    <w:rsid w:val="007604E8"/>
    <w:rsid w:val="00760F66"/>
    <w:rsid w:val="0078755F"/>
    <w:rsid w:val="007A4C4A"/>
    <w:rsid w:val="007A744B"/>
    <w:rsid w:val="007B10E6"/>
    <w:rsid w:val="007B3754"/>
    <w:rsid w:val="007B5A32"/>
    <w:rsid w:val="007C43A1"/>
    <w:rsid w:val="007D476B"/>
    <w:rsid w:val="007D6FB7"/>
    <w:rsid w:val="007E2A74"/>
    <w:rsid w:val="008066DA"/>
    <w:rsid w:val="00807860"/>
    <w:rsid w:val="00823138"/>
    <w:rsid w:val="008233C0"/>
    <w:rsid w:val="008341CB"/>
    <w:rsid w:val="00835A19"/>
    <w:rsid w:val="00847210"/>
    <w:rsid w:val="00852D1C"/>
    <w:rsid w:val="00895908"/>
    <w:rsid w:val="008A1F29"/>
    <w:rsid w:val="008B2EC8"/>
    <w:rsid w:val="008B7218"/>
    <w:rsid w:val="008C5080"/>
    <w:rsid w:val="008C56A2"/>
    <w:rsid w:val="008D6325"/>
    <w:rsid w:val="008E40EB"/>
    <w:rsid w:val="00922C3D"/>
    <w:rsid w:val="009454C2"/>
    <w:rsid w:val="00955909"/>
    <w:rsid w:val="00962FA2"/>
    <w:rsid w:val="00970F17"/>
    <w:rsid w:val="009717D8"/>
    <w:rsid w:val="00977F2D"/>
    <w:rsid w:val="009806CA"/>
    <w:rsid w:val="009811EC"/>
    <w:rsid w:val="009858F2"/>
    <w:rsid w:val="00986A57"/>
    <w:rsid w:val="009B770C"/>
    <w:rsid w:val="009C651D"/>
    <w:rsid w:val="009D074E"/>
    <w:rsid w:val="009D42BD"/>
    <w:rsid w:val="00A02122"/>
    <w:rsid w:val="00A04B7C"/>
    <w:rsid w:val="00A06479"/>
    <w:rsid w:val="00A11EBA"/>
    <w:rsid w:val="00A3170A"/>
    <w:rsid w:val="00A4444D"/>
    <w:rsid w:val="00A52ED9"/>
    <w:rsid w:val="00A570C4"/>
    <w:rsid w:val="00A5783D"/>
    <w:rsid w:val="00A825AF"/>
    <w:rsid w:val="00AA5319"/>
    <w:rsid w:val="00AB2015"/>
    <w:rsid w:val="00AB4272"/>
    <w:rsid w:val="00AD1714"/>
    <w:rsid w:val="00AE0698"/>
    <w:rsid w:val="00AE0E03"/>
    <w:rsid w:val="00B03AAF"/>
    <w:rsid w:val="00B101BA"/>
    <w:rsid w:val="00B110B1"/>
    <w:rsid w:val="00B121EA"/>
    <w:rsid w:val="00B13B9F"/>
    <w:rsid w:val="00B14EFA"/>
    <w:rsid w:val="00B41A94"/>
    <w:rsid w:val="00B613D9"/>
    <w:rsid w:val="00B63291"/>
    <w:rsid w:val="00B655E3"/>
    <w:rsid w:val="00B74500"/>
    <w:rsid w:val="00B82526"/>
    <w:rsid w:val="00BA24FE"/>
    <w:rsid w:val="00BA559B"/>
    <w:rsid w:val="00BA6A8E"/>
    <w:rsid w:val="00BB3FB9"/>
    <w:rsid w:val="00BB7CEE"/>
    <w:rsid w:val="00BC3B30"/>
    <w:rsid w:val="00BD2820"/>
    <w:rsid w:val="00BD48B0"/>
    <w:rsid w:val="00BF546B"/>
    <w:rsid w:val="00C04217"/>
    <w:rsid w:val="00C179DE"/>
    <w:rsid w:val="00C32989"/>
    <w:rsid w:val="00C3327C"/>
    <w:rsid w:val="00C41592"/>
    <w:rsid w:val="00C433A1"/>
    <w:rsid w:val="00C45866"/>
    <w:rsid w:val="00C47A39"/>
    <w:rsid w:val="00C53271"/>
    <w:rsid w:val="00CA0AAE"/>
    <w:rsid w:val="00CA2DD2"/>
    <w:rsid w:val="00CB4E4A"/>
    <w:rsid w:val="00CC0BE0"/>
    <w:rsid w:val="00CE2935"/>
    <w:rsid w:val="00CF45F8"/>
    <w:rsid w:val="00CF70F3"/>
    <w:rsid w:val="00D21A73"/>
    <w:rsid w:val="00D2744E"/>
    <w:rsid w:val="00D44E22"/>
    <w:rsid w:val="00D609AB"/>
    <w:rsid w:val="00D64AD6"/>
    <w:rsid w:val="00D708E7"/>
    <w:rsid w:val="00D864D0"/>
    <w:rsid w:val="00D95456"/>
    <w:rsid w:val="00DA5902"/>
    <w:rsid w:val="00DA766A"/>
    <w:rsid w:val="00DB2639"/>
    <w:rsid w:val="00DC0702"/>
    <w:rsid w:val="00DD1D8A"/>
    <w:rsid w:val="00DD2E6E"/>
    <w:rsid w:val="00DD40BB"/>
    <w:rsid w:val="00DD682F"/>
    <w:rsid w:val="00DD78ED"/>
    <w:rsid w:val="00DF5713"/>
    <w:rsid w:val="00DF6701"/>
    <w:rsid w:val="00E03977"/>
    <w:rsid w:val="00E1632C"/>
    <w:rsid w:val="00E20846"/>
    <w:rsid w:val="00E25B4A"/>
    <w:rsid w:val="00E2695E"/>
    <w:rsid w:val="00E45CED"/>
    <w:rsid w:val="00E66F05"/>
    <w:rsid w:val="00E760EE"/>
    <w:rsid w:val="00E94A27"/>
    <w:rsid w:val="00EA1FD4"/>
    <w:rsid w:val="00EA306A"/>
    <w:rsid w:val="00EA7367"/>
    <w:rsid w:val="00EC0D5F"/>
    <w:rsid w:val="00EC19D5"/>
    <w:rsid w:val="00EC46E6"/>
    <w:rsid w:val="00EC4FCB"/>
    <w:rsid w:val="00EC6B19"/>
    <w:rsid w:val="00EC74F1"/>
    <w:rsid w:val="00ED4045"/>
    <w:rsid w:val="00ED4BF2"/>
    <w:rsid w:val="00EF11EA"/>
    <w:rsid w:val="00F03E63"/>
    <w:rsid w:val="00F06B40"/>
    <w:rsid w:val="00F11AE3"/>
    <w:rsid w:val="00F11B97"/>
    <w:rsid w:val="00F131BF"/>
    <w:rsid w:val="00F14C24"/>
    <w:rsid w:val="00F2280B"/>
    <w:rsid w:val="00F52C7E"/>
    <w:rsid w:val="00F6113D"/>
    <w:rsid w:val="00F61DE7"/>
    <w:rsid w:val="00F654A9"/>
    <w:rsid w:val="00FD2CE7"/>
    <w:rsid w:val="00FD7C5E"/>
    <w:rsid w:val="00FE71B1"/>
    <w:rsid w:val="00FF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F5AB"/>
  <w15:chartTrackingRefBased/>
  <w15:docId w15:val="{BAD6957B-54B5-3B4F-93DA-00010DB6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0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60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0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60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4E8"/>
    <w:rPr>
      <w:rFonts w:eastAsiaTheme="majorEastAsia" w:cstheme="majorBidi"/>
      <w:color w:val="272727" w:themeColor="text1" w:themeTint="D8"/>
    </w:rPr>
  </w:style>
  <w:style w:type="paragraph" w:styleId="Title">
    <w:name w:val="Title"/>
    <w:basedOn w:val="Normal"/>
    <w:next w:val="Normal"/>
    <w:link w:val="TitleChar"/>
    <w:uiPriority w:val="10"/>
    <w:qFormat/>
    <w:rsid w:val="00760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4E8"/>
    <w:pPr>
      <w:spacing w:before="160"/>
      <w:jc w:val="center"/>
    </w:pPr>
    <w:rPr>
      <w:i/>
      <w:iCs/>
      <w:color w:val="404040" w:themeColor="text1" w:themeTint="BF"/>
    </w:rPr>
  </w:style>
  <w:style w:type="character" w:customStyle="1" w:styleId="QuoteChar">
    <w:name w:val="Quote Char"/>
    <w:basedOn w:val="DefaultParagraphFont"/>
    <w:link w:val="Quote"/>
    <w:uiPriority w:val="29"/>
    <w:rsid w:val="007604E8"/>
    <w:rPr>
      <w:i/>
      <w:iCs/>
      <w:color w:val="404040" w:themeColor="text1" w:themeTint="BF"/>
    </w:rPr>
  </w:style>
  <w:style w:type="paragraph" w:styleId="ListParagraph">
    <w:name w:val="List Paragraph"/>
    <w:basedOn w:val="Normal"/>
    <w:uiPriority w:val="34"/>
    <w:qFormat/>
    <w:rsid w:val="007604E8"/>
    <w:pPr>
      <w:ind w:left="720"/>
      <w:contextualSpacing/>
    </w:pPr>
  </w:style>
  <w:style w:type="character" w:styleId="IntenseEmphasis">
    <w:name w:val="Intense Emphasis"/>
    <w:basedOn w:val="DefaultParagraphFont"/>
    <w:uiPriority w:val="21"/>
    <w:qFormat/>
    <w:rsid w:val="007604E8"/>
    <w:rPr>
      <w:i/>
      <w:iCs/>
      <w:color w:val="0F4761" w:themeColor="accent1" w:themeShade="BF"/>
    </w:rPr>
  </w:style>
  <w:style w:type="paragraph" w:styleId="IntenseQuote">
    <w:name w:val="Intense Quote"/>
    <w:basedOn w:val="Normal"/>
    <w:next w:val="Normal"/>
    <w:link w:val="IntenseQuoteChar"/>
    <w:uiPriority w:val="30"/>
    <w:qFormat/>
    <w:rsid w:val="00760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4E8"/>
    <w:rPr>
      <w:i/>
      <w:iCs/>
      <w:color w:val="0F4761" w:themeColor="accent1" w:themeShade="BF"/>
    </w:rPr>
  </w:style>
  <w:style w:type="character" w:styleId="IntenseReference">
    <w:name w:val="Intense Reference"/>
    <w:basedOn w:val="DefaultParagraphFont"/>
    <w:uiPriority w:val="32"/>
    <w:qFormat/>
    <w:rsid w:val="007604E8"/>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604E8"/>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7604E8"/>
    <w:rPr>
      <w:rFonts w:ascii="Aptos" w:hAnsi="Aptos"/>
    </w:rPr>
  </w:style>
  <w:style w:type="paragraph" w:customStyle="1" w:styleId="EndNoteBibliography">
    <w:name w:val="EndNote Bibliography"/>
    <w:basedOn w:val="Normal"/>
    <w:link w:val="EndNoteBibliographyChar"/>
    <w:rsid w:val="007604E8"/>
    <w:pPr>
      <w:spacing w:line="240" w:lineRule="auto"/>
    </w:pPr>
    <w:rPr>
      <w:rFonts w:ascii="Aptos" w:hAnsi="Aptos"/>
    </w:rPr>
  </w:style>
  <w:style w:type="character" w:customStyle="1" w:styleId="EndNoteBibliographyChar">
    <w:name w:val="EndNote Bibliography Char"/>
    <w:basedOn w:val="DefaultParagraphFont"/>
    <w:link w:val="EndNoteBibliography"/>
    <w:rsid w:val="007604E8"/>
    <w:rPr>
      <w:rFonts w:ascii="Aptos" w:hAnsi="Aptos"/>
    </w:rPr>
  </w:style>
  <w:style w:type="character" w:styleId="PlaceholderText">
    <w:name w:val="Placeholder Text"/>
    <w:basedOn w:val="DefaultParagraphFont"/>
    <w:uiPriority w:val="99"/>
    <w:semiHidden/>
    <w:rsid w:val="00410485"/>
    <w:rPr>
      <w:color w:val="666666"/>
    </w:rPr>
  </w:style>
  <w:style w:type="table" w:styleId="TableGrid">
    <w:name w:val="Table Grid"/>
    <w:basedOn w:val="TableNormal"/>
    <w:uiPriority w:val="39"/>
    <w:rsid w:val="00CF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09AB"/>
    <w:pPr>
      <w:spacing w:after="0" w:line="240" w:lineRule="auto"/>
    </w:pPr>
  </w:style>
  <w:style w:type="table" w:styleId="TableGridLight">
    <w:name w:val="Grid Table Light"/>
    <w:basedOn w:val="TableNormal"/>
    <w:uiPriority w:val="40"/>
    <w:rsid w:val="00D609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644A5E"/>
    <w:rPr>
      <w:sz w:val="16"/>
      <w:szCs w:val="16"/>
    </w:rPr>
  </w:style>
  <w:style w:type="paragraph" w:styleId="CommentText">
    <w:name w:val="annotation text"/>
    <w:basedOn w:val="Normal"/>
    <w:link w:val="CommentTextChar"/>
    <w:uiPriority w:val="99"/>
    <w:semiHidden/>
    <w:unhideWhenUsed/>
    <w:rsid w:val="00644A5E"/>
    <w:pPr>
      <w:spacing w:line="240" w:lineRule="auto"/>
    </w:pPr>
    <w:rPr>
      <w:sz w:val="20"/>
      <w:szCs w:val="20"/>
    </w:rPr>
  </w:style>
  <w:style w:type="character" w:customStyle="1" w:styleId="CommentTextChar">
    <w:name w:val="Comment Text Char"/>
    <w:basedOn w:val="DefaultParagraphFont"/>
    <w:link w:val="CommentText"/>
    <w:uiPriority w:val="99"/>
    <w:semiHidden/>
    <w:rsid w:val="00644A5E"/>
    <w:rPr>
      <w:sz w:val="20"/>
      <w:szCs w:val="20"/>
    </w:rPr>
  </w:style>
  <w:style w:type="paragraph" w:styleId="CommentSubject">
    <w:name w:val="annotation subject"/>
    <w:basedOn w:val="CommentText"/>
    <w:next w:val="CommentText"/>
    <w:link w:val="CommentSubjectChar"/>
    <w:uiPriority w:val="99"/>
    <w:semiHidden/>
    <w:unhideWhenUsed/>
    <w:rsid w:val="00644A5E"/>
    <w:rPr>
      <w:b/>
      <w:bCs/>
    </w:rPr>
  </w:style>
  <w:style w:type="character" w:customStyle="1" w:styleId="CommentSubjectChar">
    <w:name w:val="Comment Subject Char"/>
    <w:basedOn w:val="CommentTextChar"/>
    <w:link w:val="CommentSubject"/>
    <w:uiPriority w:val="99"/>
    <w:semiHidden/>
    <w:rsid w:val="00644A5E"/>
    <w:rPr>
      <w:b/>
      <w:bCs/>
      <w:sz w:val="20"/>
      <w:szCs w:val="20"/>
    </w:rPr>
  </w:style>
  <w:style w:type="paragraph" w:styleId="Revision">
    <w:name w:val="Revision"/>
    <w:hidden/>
    <w:uiPriority w:val="99"/>
    <w:semiHidden/>
    <w:rsid w:val="002D6C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50457">
      <w:bodyDiv w:val="1"/>
      <w:marLeft w:val="0"/>
      <w:marRight w:val="0"/>
      <w:marTop w:val="0"/>
      <w:marBottom w:val="0"/>
      <w:divBdr>
        <w:top w:val="none" w:sz="0" w:space="0" w:color="auto"/>
        <w:left w:val="none" w:sz="0" w:space="0" w:color="auto"/>
        <w:bottom w:val="none" w:sz="0" w:space="0" w:color="auto"/>
        <w:right w:val="none" w:sz="0" w:space="0" w:color="auto"/>
      </w:divBdr>
    </w:div>
    <w:div w:id="223762932">
      <w:bodyDiv w:val="1"/>
      <w:marLeft w:val="0"/>
      <w:marRight w:val="0"/>
      <w:marTop w:val="0"/>
      <w:marBottom w:val="0"/>
      <w:divBdr>
        <w:top w:val="none" w:sz="0" w:space="0" w:color="auto"/>
        <w:left w:val="none" w:sz="0" w:space="0" w:color="auto"/>
        <w:bottom w:val="none" w:sz="0" w:space="0" w:color="auto"/>
        <w:right w:val="none" w:sz="0" w:space="0" w:color="auto"/>
      </w:divBdr>
    </w:div>
    <w:div w:id="493036619">
      <w:bodyDiv w:val="1"/>
      <w:marLeft w:val="0"/>
      <w:marRight w:val="0"/>
      <w:marTop w:val="0"/>
      <w:marBottom w:val="0"/>
      <w:divBdr>
        <w:top w:val="none" w:sz="0" w:space="0" w:color="auto"/>
        <w:left w:val="none" w:sz="0" w:space="0" w:color="auto"/>
        <w:bottom w:val="none" w:sz="0" w:space="0" w:color="auto"/>
        <w:right w:val="none" w:sz="0" w:space="0" w:color="auto"/>
      </w:divBdr>
    </w:div>
    <w:div w:id="1050761397">
      <w:bodyDiv w:val="1"/>
      <w:marLeft w:val="0"/>
      <w:marRight w:val="0"/>
      <w:marTop w:val="0"/>
      <w:marBottom w:val="0"/>
      <w:divBdr>
        <w:top w:val="none" w:sz="0" w:space="0" w:color="auto"/>
        <w:left w:val="none" w:sz="0" w:space="0" w:color="auto"/>
        <w:bottom w:val="none" w:sz="0" w:space="0" w:color="auto"/>
        <w:right w:val="none" w:sz="0" w:space="0" w:color="auto"/>
      </w:divBdr>
    </w:div>
    <w:div w:id="1241407702">
      <w:bodyDiv w:val="1"/>
      <w:marLeft w:val="0"/>
      <w:marRight w:val="0"/>
      <w:marTop w:val="0"/>
      <w:marBottom w:val="0"/>
      <w:divBdr>
        <w:top w:val="none" w:sz="0" w:space="0" w:color="auto"/>
        <w:left w:val="none" w:sz="0" w:space="0" w:color="auto"/>
        <w:bottom w:val="none" w:sz="0" w:space="0" w:color="auto"/>
        <w:right w:val="none" w:sz="0" w:space="0" w:color="auto"/>
      </w:divBdr>
    </w:div>
    <w:div w:id="1473325140">
      <w:bodyDiv w:val="1"/>
      <w:marLeft w:val="0"/>
      <w:marRight w:val="0"/>
      <w:marTop w:val="0"/>
      <w:marBottom w:val="0"/>
      <w:divBdr>
        <w:top w:val="none" w:sz="0" w:space="0" w:color="auto"/>
        <w:left w:val="none" w:sz="0" w:space="0" w:color="auto"/>
        <w:bottom w:val="none" w:sz="0" w:space="0" w:color="auto"/>
        <w:right w:val="none" w:sz="0" w:space="0" w:color="auto"/>
      </w:divBdr>
    </w:div>
    <w:div w:id="1476410881">
      <w:bodyDiv w:val="1"/>
      <w:marLeft w:val="0"/>
      <w:marRight w:val="0"/>
      <w:marTop w:val="0"/>
      <w:marBottom w:val="0"/>
      <w:divBdr>
        <w:top w:val="none" w:sz="0" w:space="0" w:color="auto"/>
        <w:left w:val="none" w:sz="0" w:space="0" w:color="auto"/>
        <w:bottom w:val="none" w:sz="0" w:space="0" w:color="auto"/>
        <w:right w:val="none" w:sz="0" w:space="0" w:color="auto"/>
      </w:divBdr>
    </w:div>
    <w:div w:id="1530559960">
      <w:bodyDiv w:val="1"/>
      <w:marLeft w:val="0"/>
      <w:marRight w:val="0"/>
      <w:marTop w:val="0"/>
      <w:marBottom w:val="0"/>
      <w:divBdr>
        <w:top w:val="none" w:sz="0" w:space="0" w:color="auto"/>
        <w:left w:val="none" w:sz="0" w:space="0" w:color="auto"/>
        <w:bottom w:val="none" w:sz="0" w:space="0" w:color="auto"/>
        <w:right w:val="none" w:sz="0" w:space="0" w:color="auto"/>
      </w:divBdr>
    </w:div>
    <w:div w:id="1827896647">
      <w:bodyDiv w:val="1"/>
      <w:marLeft w:val="0"/>
      <w:marRight w:val="0"/>
      <w:marTop w:val="0"/>
      <w:marBottom w:val="0"/>
      <w:divBdr>
        <w:top w:val="none" w:sz="0" w:space="0" w:color="auto"/>
        <w:left w:val="none" w:sz="0" w:space="0" w:color="auto"/>
        <w:bottom w:val="none" w:sz="0" w:space="0" w:color="auto"/>
        <w:right w:val="none" w:sz="0" w:space="0" w:color="auto"/>
      </w:divBdr>
    </w:div>
    <w:div w:id="1850825007">
      <w:bodyDiv w:val="1"/>
      <w:marLeft w:val="0"/>
      <w:marRight w:val="0"/>
      <w:marTop w:val="0"/>
      <w:marBottom w:val="0"/>
      <w:divBdr>
        <w:top w:val="none" w:sz="0" w:space="0" w:color="auto"/>
        <w:left w:val="none" w:sz="0" w:space="0" w:color="auto"/>
        <w:bottom w:val="none" w:sz="0" w:space="0" w:color="auto"/>
        <w:right w:val="none" w:sz="0" w:space="0" w:color="auto"/>
      </w:divBdr>
    </w:div>
    <w:div w:id="1873378232">
      <w:bodyDiv w:val="1"/>
      <w:marLeft w:val="0"/>
      <w:marRight w:val="0"/>
      <w:marTop w:val="0"/>
      <w:marBottom w:val="0"/>
      <w:divBdr>
        <w:top w:val="none" w:sz="0" w:space="0" w:color="auto"/>
        <w:left w:val="none" w:sz="0" w:space="0" w:color="auto"/>
        <w:bottom w:val="none" w:sz="0" w:space="0" w:color="auto"/>
        <w:right w:val="none" w:sz="0" w:space="0" w:color="auto"/>
      </w:divBdr>
    </w:div>
    <w:div w:id="206709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785</TotalTime>
  <Pages>17</Pages>
  <Words>8658</Words>
  <Characters>49355</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Zilber, Daniel (NIH/NIEHS) [E]</dc:creator>
  <cp:keywords/>
  <dc:description/>
  <cp:lastModifiedBy>Jin, Ying (NIH/NIEHS) [F]</cp:lastModifiedBy>
  <cp:revision>220</cp:revision>
  <dcterms:created xsi:type="dcterms:W3CDTF">2025-12-30T19:09:00Z</dcterms:created>
  <dcterms:modified xsi:type="dcterms:W3CDTF">2026-03-17T18:47:00Z</dcterms:modified>
</cp:coreProperties>
</file>